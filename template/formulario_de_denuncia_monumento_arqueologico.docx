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XSpec="center" w:tblpY="1201"/>
        <w:tblW w:w="10498" w:type="dxa"/>
        <w:tblLayout w:type="fixed"/>
        <w:tblLook w:val="04A0" w:firstRow="1" w:lastRow="0" w:firstColumn="1" w:lastColumn="0" w:noHBand="0" w:noVBand="1"/>
      </w:tblPr>
      <w:tblGrid>
        <w:gridCol w:w="1835"/>
        <w:gridCol w:w="560"/>
        <w:gridCol w:w="13"/>
        <w:gridCol w:w="142"/>
        <w:gridCol w:w="273"/>
        <w:gridCol w:w="152"/>
        <w:gridCol w:w="129"/>
        <w:gridCol w:w="548"/>
        <w:gridCol w:w="371"/>
        <w:gridCol w:w="73"/>
        <w:gridCol w:w="284"/>
        <w:gridCol w:w="50"/>
        <w:gridCol w:w="379"/>
        <w:gridCol w:w="9"/>
        <w:gridCol w:w="277"/>
        <w:gridCol w:w="258"/>
        <w:gridCol w:w="284"/>
        <w:gridCol w:w="457"/>
        <w:gridCol w:w="271"/>
        <w:gridCol w:w="87"/>
        <w:gridCol w:w="67"/>
        <w:gridCol w:w="135"/>
        <w:gridCol w:w="492"/>
        <w:gridCol w:w="224"/>
        <w:gridCol w:w="109"/>
        <w:gridCol w:w="174"/>
        <w:gridCol w:w="110"/>
        <w:gridCol w:w="425"/>
        <w:gridCol w:w="100"/>
        <w:gridCol w:w="186"/>
        <w:gridCol w:w="505"/>
        <w:gridCol w:w="1519"/>
      </w:tblGrid>
      <w:tr w:rsidR="001A4CE5" w:rsidRPr="00BF27A2" w14:paraId="0705A277" w14:textId="77777777" w:rsidTr="005A7098">
        <w:trPr>
          <w:trHeight w:val="700"/>
        </w:trPr>
        <w:tc>
          <w:tcPr>
            <w:tcW w:w="10498" w:type="dxa"/>
            <w:gridSpan w:val="32"/>
            <w:tcBorders>
              <w:top w:val="nil"/>
              <w:left w:val="nil"/>
              <w:bottom w:val="nil"/>
              <w:right w:val="nil"/>
            </w:tcBorders>
          </w:tcPr>
          <w:p w14:paraId="0CA14E52" w14:textId="77777777" w:rsidR="001A4CE5" w:rsidRDefault="001A4CE5" w:rsidP="002157CC">
            <w:pPr>
              <w:pStyle w:val="ListParagraph"/>
              <w:ind w:left="1080"/>
              <w:rPr>
                <w:rFonts w:ascii="Tahoma" w:eastAsia="Times New Roman" w:hAnsi="Tahoma" w:cs="Tahoma"/>
                <w:b/>
                <w:bCs/>
                <w:sz w:val="20"/>
                <w:szCs w:val="20"/>
              </w:rPr>
            </w:pPr>
          </w:p>
          <w:p w14:paraId="59886B02" w14:textId="77777777" w:rsidR="00A7629D" w:rsidRDefault="00A7629D" w:rsidP="002157CC">
            <w:pPr>
              <w:jc w:val="center"/>
              <w:rPr>
                <w:rFonts w:ascii="Tahoma" w:eastAsia="Times New Roman" w:hAnsi="Tahoma" w:cs="Tahoma"/>
                <w:b/>
                <w:bCs/>
                <w:sz w:val="24"/>
                <w:szCs w:val="24"/>
              </w:rPr>
            </w:pPr>
            <w:r>
              <w:rPr>
                <w:noProof/>
                <w:lang w:eastAsia="es-CL"/>
              </w:rPr>
              <w:drawing>
                <wp:anchor distT="0" distB="0" distL="114300" distR="114300" simplePos="0" relativeHeight="251660288" behindDoc="1" locked="0" layoutInCell="1" allowOverlap="1" wp14:anchorId="24F9686A" wp14:editId="0F276ED9">
                  <wp:simplePos x="0" y="0"/>
                  <wp:positionH relativeFrom="column">
                    <wp:posOffset>44450</wp:posOffset>
                  </wp:positionH>
                  <wp:positionV relativeFrom="paragraph">
                    <wp:posOffset>66675</wp:posOffset>
                  </wp:positionV>
                  <wp:extent cx="1116965" cy="1014730"/>
                  <wp:effectExtent l="0" t="0" r="698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M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6965" cy="1014730"/>
                          </a:xfrm>
                          <a:prstGeom prst="rect">
                            <a:avLst/>
                          </a:prstGeom>
                        </pic:spPr>
                      </pic:pic>
                    </a:graphicData>
                  </a:graphic>
                  <wp14:sizeRelH relativeFrom="page">
                    <wp14:pctWidth>0</wp14:pctWidth>
                  </wp14:sizeRelH>
                  <wp14:sizeRelV relativeFrom="page">
                    <wp14:pctHeight>0</wp14:pctHeight>
                  </wp14:sizeRelV>
                </wp:anchor>
              </w:drawing>
            </w:r>
          </w:p>
          <w:p w14:paraId="617E0B42" w14:textId="77777777" w:rsidR="00A7629D" w:rsidRDefault="00A7629D" w:rsidP="002157CC">
            <w:pPr>
              <w:jc w:val="center"/>
              <w:rPr>
                <w:rFonts w:ascii="Tahoma" w:eastAsia="Times New Roman" w:hAnsi="Tahoma" w:cs="Tahoma"/>
                <w:b/>
                <w:bCs/>
                <w:sz w:val="24"/>
                <w:szCs w:val="24"/>
              </w:rPr>
            </w:pPr>
          </w:p>
          <w:p w14:paraId="3B82D385" w14:textId="77777777" w:rsidR="00A7629D" w:rsidRDefault="00A7629D" w:rsidP="002157CC">
            <w:pPr>
              <w:jc w:val="center"/>
              <w:rPr>
                <w:rFonts w:ascii="Tahoma" w:eastAsia="Times New Roman" w:hAnsi="Tahoma" w:cs="Tahoma"/>
                <w:b/>
                <w:bCs/>
                <w:sz w:val="24"/>
                <w:szCs w:val="24"/>
              </w:rPr>
            </w:pPr>
            <w:r w:rsidRPr="008C7255">
              <w:rPr>
                <w:rFonts w:ascii="Tahoma" w:eastAsia="Times New Roman" w:hAnsi="Tahoma" w:cs="Tahoma"/>
                <w:b/>
                <w:bCs/>
                <w:sz w:val="24"/>
                <w:szCs w:val="24"/>
              </w:rPr>
              <w:t>F</w:t>
            </w:r>
            <w:r>
              <w:rPr>
                <w:rFonts w:ascii="Tahoma" w:eastAsia="Times New Roman" w:hAnsi="Tahoma" w:cs="Tahoma"/>
                <w:b/>
                <w:bCs/>
                <w:sz w:val="24"/>
                <w:szCs w:val="24"/>
              </w:rPr>
              <w:t>ORMULARIO DE DENUNCIA POR AFECTACIÓN A MONUMENTO ARQUEOLÓGICO</w:t>
            </w:r>
          </w:p>
          <w:p w14:paraId="5A659B5A" w14:textId="77777777" w:rsidR="001A4CE5" w:rsidRPr="00B65E7B" w:rsidRDefault="001A4CE5" w:rsidP="002157CC">
            <w:pPr>
              <w:pStyle w:val="ListParagraph"/>
              <w:ind w:left="1080"/>
              <w:rPr>
                <w:rFonts w:ascii="Tahoma" w:eastAsia="Times New Roman" w:hAnsi="Tahoma" w:cs="Tahoma"/>
                <w:b/>
                <w:bCs/>
                <w:sz w:val="20"/>
                <w:szCs w:val="20"/>
              </w:rPr>
            </w:pPr>
          </w:p>
        </w:tc>
      </w:tr>
      <w:tr w:rsidR="00A7629D" w:rsidRPr="00BF27A2" w14:paraId="297B4603" w14:textId="77777777" w:rsidTr="005A7098">
        <w:trPr>
          <w:trHeight w:val="1024"/>
        </w:trPr>
        <w:tc>
          <w:tcPr>
            <w:tcW w:w="10498" w:type="dxa"/>
            <w:gridSpan w:val="32"/>
            <w:tcBorders>
              <w:top w:val="nil"/>
              <w:left w:val="nil"/>
              <w:bottom w:val="single" w:sz="4" w:space="0" w:color="auto"/>
              <w:right w:val="nil"/>
            </w:tcBorders>
          </w:tcPr>
          <w:p w14:paraId="336ADAAF" w14:textId="77777777" w:rsidR="00A7629D" w:rsidRDefault="00A7629D" w:rsidP="002157CC">
            <w:pPr>
              <w:jc w:val="both"/>
              <w:rPr>
                <w:noProof/>
                <w:lang w:eastAsia="es-CL"/>
              </w:rPr>
            </w:pPr>
          </w:p>
          <w:p w14:paraId="40748B28" w14:textId="62D36050" w:rsidR="00A7629D" w:rsidRDefault="00C217AD" w:rsidP="002157CC">
            <w:pPr>
              <w:jc w:val="both"/>
              <w:rPr>
                <w:noProof/>
                <w:lang w:eastAsia="es-CL"/>
              </w:rPr>
            </w:pPr>
            <w:r>
              <w:rPr>
                <w:noProof/>
                <w:lang w:eastAsia="es-CL"/>
              </w:rPr>
              <w:t xml:space="preserve">El </w:t>
            </w:r>
            <w:r w:rsidR="00A7629D">
              <w:rPr>
                <w:noProof/>
                <w:lang w:eastAsia="es-CL"/>
              </w:rPr>
              <w:t xml:space="preserve">Consejo de Monumentos Nacionales, en virtud de sus facultades de tuición y protección sobre los Monumentos Nacionales que le competen de acuerdo a lo dispuesto en el artículo 1° de la Ley Nº 17.288, de 1970 de Monumentos Nacionales, ofrece a la comunidad un medio para canalizar las denuncias sobre hechos que puedan ser constitutivos de infracciones  a los Art°. 22, 23, 26 y 38, relativos a los Monumentos Arqueológicos. A saber: </w:t>
            </w:r>
          </w:p>
          <w:p w14:paraId="520B4503" w14:textId="77777777" w:rsidR="00A7629D" w:rsidRDefault="00A7629D" w:rsidP="002157CC">
            <w:pPr>
              <w:jc w:val="center"/>
              <w:rPr>
                <w:noProof/>
                <w:lang w:eastAsia="es-CL"/>
              </w:rPr>
            </w:pPr>
          </w:p>
          <w:p w14:paraId="156368DF" w14:textId="6222C895" w:rsidR="00A7629D" w:rsidRDefault="00A7629D" w:rsidP="002157CC">
            <w:pPr>
              <w:jc w:val="center"/>
              <w:rPr>
                <w:noProof/>
                <w:lang w:eastAsia="es-CL"/>
              </w:rPr>
            </w:pPr>
            <w:r>
              <w:rPr>
                <w:noProof/>
                <w:lang w:eastAsia="es-CL"/>
              </w:rPr>
              <w:t>“</w:t>
            </w:r>
            <w:r w:rsidRPr="001A4CE5">
              <w:rPr>
                <w:i/>
                <w:noProof/>
                <w:lang w:eastAsia="es-CL"/>
              </w:rPr>
              <w:t>Por el solo ministerio de la ley, son Monumentos Arqueológicos de propiedad del Estado los lugares, ruinas, yacimientos y piezas antropo-arqueológicas que existan sobre o bajo la superficie del territorio nacional. Para los efectos de la presente ley quedan comprendidas también las piezas paleontológicas y los lugares donde se hallaren</w:t>
            </w:r>
            <w:r>
              <w:rPr>
                <w:noProof/>
                <w:lang w:eastAsia="es-CL"/>
              </w:rPr>
              <w:t>” (Art. 21°, ley 17.288 de Monumentos Nacionales)</w:t>
            </w:r>
            <w:r w:rsidR="00C217AD">
              <w:rPr>
                <w:noProof/>
                <w:lang w:eastAsia="es-CL"/>
              </w:rPr>
              <w:t>.</w:t>
            </w:r>
          </w:p>
          <w:p w14:paraId="21BAF241" w14:textId="77777777" w:rsidR="00A7629D" w:rsidRDefault="00A7629D" w:rsidP="002157CC">
            <w:pPr>
              <w:jc w:val="center"/>
              <w:rPr>
                <w:noProof/>
                <w:lang w:eastAsia="es-CL"/>
              </w:rPr>
            </w:pPr>
          </w:p>
          <w:p w14:paraId="1BEC66C8" w14:textId="377BD3E3" w:rsidR="00A7629D" w:rsidRDefault="00A7629D" w:rsidP="002157CC">
            <w:pPr>
              <w:jc w:val="both"/>
              <w:rPr>
                <w:noProof/>
                <w:lang w:eastAsia="es-CL"/>
              </w:rPr>
            </w:pPr>
            <w:r>
              <w:rPr>
                <w:noProof/>
                <w:lang w:eastAsia="es-CL"/>
              </w:rPr>
              <w:t xml:space="preserve">En virtud de lo anterior ponemos a disposición el siguiente “Formulario de Denuncia por Afectación a Monumento Arqueológico”, el cual contiene todos los campos de información necesaria para que la denuncia pueda seguir todo el conducto de análisis y respectivo seguimiento por parte de Consejo de Monumentos Nacionales y que permitan derivar en los conductos legales que sean pertinentes. </w:t>
            </w:r>
          </w:p>
          <w:p w14:paraId="572FBEDA" w14:textId="77777777" w:rsidR="00A7629D" w:rsidRDefault="00A7629D" w:rsidP="002157CC">
            <w:pPr>
              <w:jc w:val="both"/>
              <w:rPr>
                <w:noProof/>
                <w:lang w:eastAsia="es-CL"/>
              </w:rPr>
            </w:pPr>
          </w:p>
          <w:p w14:paraId="5DB993E0" w14:textId="77777777" w:rsidR="00A7629D" w:rsidRPr="00A7629D" w:rsidRDefault="00A7629D" w:rsidP="002157CC">
            <w:pPr>
              <w:jc w:val="both"/>
              <w:rPr>
                <w:b/>
                <w:noProof/>
                <w:lang w:eastAsia="es-CL"/>
              </w:rPr>
            </w:pPr>
            <w:r w:rsidRPr="00A7629D">
              <w:rPr>
                <w:b/>
                <w:noProof/>
                <w:lang w:eastAsia="es-CL"/>
              </w:rPr>
              <w:t>Se solicita incluir la mayor cantidad de antecedentes que disponga sobre la infracción junto al Formulario de Denuncia.</w:t>
            </w:r>
          </w:p>
          <w:p w14:paraId="0C7D1F4D" w14:textId="77777777" w:rsidR="00A7629D" w:rsidRDefault="00A7629D" w:rsidP="002157CC">
            <w:pPr>
              <w:pStyle w:val="ListParagraph"/>
              <w:ind w:left="1080"/>
              <w:rPr>
                <w:rFonts w:ascii="Tahoma" w:eastAsia="Times New Roman" w:hAnsi="Tahoma" w:cs="Tahoma"/>
                <w:b/>
                <w:bCs/>
                <w:sz w:val="20"/>
                <w:szCs w:val="20"/>
              </w:rPr>
            </w:pPr>
          </w:p>
          <w:p w14:paraId="48BD83EF" w14:textId="77777777" w:rsidR="00A7629D" w:rsidRDefault="00A7629D" w:rsidP="002157CC">
            <w:pPr>
              <w:pStyle w:val="ListParagraph"/>
              <w:ind w:left="1080"/>
              <w:rPr>
                <w:rFonts w:ascii="Tahoma" w:eastAsia="Times New Roman" w:hAnsi="Tahoma" w:cs="Tahoma"/>
                <w:b/>
                <w:bCs/>
                <w:sz w:val="20"/>
                <w:szCs w:val="20"/>
              </w:rPr>
            </w:pPr>
          </w:p>
        </w:tc>
      </w:tr>
      <w:tr w:rsidR="00A7629D" w:rsidRPr="00BF27A2" w14:paraId="3C4CECB4" w14:textId="77777777" w:rsidTr="002157CC">
        <w:trPr>
          <w:trHeight w:val="559"/>
        </w:trPr>
        <w:tc>
          <w:tcPr>
            <w:tcW w:w="10498" w:type="dxa"/>
            <w:gridSpan w:val="32"/>
            <w:shd w:val="clear" w:color="auto" w:fill="FFFFFF" w:themeFill="background1"/>
          </w:tcPr>
          <w:p w14:paraId="7ED33590" w14:textId="77777777" w:rsidR="00A7629D" w:rsidRPr="00B65E7B" w:rsidRDefault="00A7629D" w:rsidP="002157CC">
            <w:pPr>
              <w:pStyle w:val="ListParagraph"/>
              <w:numPr>
                <w:ilvl w:val="0"/>
                <w:numId w:val="28"/>
              </w:numPr>
              <w:rPr>
                <w:rFonts w:ascii="Tahoma" w:eastAsia="Times New Roman" w:hAnsi="Tahoma" w:cs="Tahoma"/>
                <w:b/>
                <w:bCs/>
                <w:sz w:val="20"/>
                <w:szCs w:val="20"/>
              </w:rPr>
            </w:pPr>
            <w:r w:rsidRPr="00B65E7B">
              <w:rPr>
                <w:rFonts w:ascii="Tahoma" w:eastAsia="Times New Roman" w:hAnsi="Tahoma" w:cs="Tahoma"/>
                <w:b/>
                <w:bCs/>
                <w:sz w:val="20"/>
                <w:szCs w:val="20"/>
              </w:rPr>
              <w:t>DATOS DE LA DENUNCIA</w:t>
            </w:r>
          </w:p>
          <w:p w14:paraId="23FD0246" w14:textId="77777777" w:rsidR="00A7629D" w:rsidRDefault="00A7629D" w:rsidP="002157CC">
            <w:pPr>
              <w:pStyle w:val="ListParagraph"/>
              <w:ind w:left="1080"/>
              <w:rPr>
                <w:rFonts w:ascii="Tahoma" w:eastAsia="Times New Roman" w:hAnsi="Tahoma" w:cs="Tahoma"/>
                <w:b/>
                <w:bCs/>
                <w:sz w:val="20"/>
                <w:szCs w:val="20"/>
              </w:rPr>
            </w:pPr>
          </w:p>
        </w:tc>
      </w:tr>
      <w:tr w:rsidR="001A4CE5" w:rsidRPr="00BF27A2" w14:paraId="5F68146A" w14:textId="77777777" w:rsidTr="002157CC">
        <w:trPr>
          <w:trHeight w:val="416"/>
        </w:trPr>
        <w:tc>
          <w:tcPr>
            <w:tcW w:w="10498" w:type="dxa"/>
            <w:gridSpan w:val="32"/>
            <w:shd w:val="clear" w:color="auto" w:fill="C6D9F1" w:themeFill="text2" w:themeFillTint="33"/>
          </w:tcPr>
          <w:p w14:paraId="7E366FBE" w14:textId="77777777" w:rsidR="001A4CE5" w:rsidRDefault="001A4CE5" w:rsidP="002157CC">
            <w:pPr>
              <w:pStyle w:val="ListParagraph"/>
              <w:rPr>
                <w:rFonts w:ascii="Tahoma" w:eastAsia="Times New Roman" w:hAnsi="Tahoma" w:cs="Tahoma"/>
                <w:b/>
                <w:bCs/>
                <w:sz w:val="20"/>
                <w:szCs w:val="20"/>
              </w:rPr>
            </w:pPr>
          </w:p>
          <w:p w14:paraId="0969B4ED" w14:textId="77777777" w:rsidR="001A4CE5" w:rsidRPr="00156951" w:rsidRDefault="001A4CE5" w:rsidP="002157CC">
            <w:pPr>
              <w:pStyle w:val="ListParagraph"/>
              <w:numPr>
                <w:ilvl w:val="0"/>
                <w:numId w:val="23"/>
              </w:numPr>
              <w:rPr>
                <w:rFonts w:ascii="Tahoma" w:eastAsia="Times New Roman" w:hAnsi="Tahoma" w:cs="Tahoma"/>
                <w:b/>
                <w:bCs/>
                <w:sz w:val="20"/>
                <w:szCs w:val="20"/>
              </w:rPr>
            </w:pPr>
            <w:r w:rsidRPr="00156951">
              <w:rPr>
                <w:rFonts w:ascii="Tahoma" w:eastAsia="Times New Roman" w:hAnsi="Tahoma" w:cs="Tahoma"/>
                <w:b/>
                <w:bCs/>
                <w:sz w:val="20"/>
                <w:szCs w:val="20"/>
              </w:rPr>
              <w:t>IDENTIFICACIÓN DEL O LOS PRESUNTOS INFRACTORES*</w:t>
            </w:r>
          </w:p>
          <w:p w14:paraId="374EA6F7" w14:textId="77777777" w:rsidR="001A4CE5" w:rsidRPr="00BF27A2" w:rsidRDefault="001A4CE5" w:rsidP="002157CC">
            <w:pPr>
              <w:rPr>
                <w:rFonts w:ascii="Tahoma" w:eastAsia="Times New Roman" w:hAnsi="Tahoma" w:cs="Tahoma"/>
                <w:bCs/>
                <w:sz w:val="20"/>
                <w:szCs w:val="20"/>
              </w:rPr>
            </w:pPr>
          </w:p>
        </w:tc>
      </w:tr>
      <w:tr w:rsidR="00DA47DA" w:rsidRPr="00BF27A2" w14:paraId="5B7956CC" w14:textId="77777777" w:rsidTr="00DA47DA">
        <w:trPr>
          <w:trHeight w:val="375"/>
        </w:trPr>
        <w:tc>
          <w:tcPr>
            <w:tcW w:w="3104" w:type="dxa"/>
            <w:gridSpan w:val="7"/>
          </w:tcPr>
          <w:p w14:paraId="36E419AC" w14:textId="4D00FA3A" w:rsidR="00DA47DA" w:rsidRPr="00DA47DA" w:rsidRDefault="00DA47DA" w:rsidP="000B6D66">
            <w:pPr>
              <w:rPr>
                <w:rFonts w:ascii="Tahoma" w:eastAsia="Times New Roman" w:hAnsi="Tahoma" w:cs="Tahoma"/>
                <w:b/>
                <w:bCs/>
                <w:sz w:val="20"/>
                <w:szCs w:val="20"/>
              </w:rPr>
            </w:pPr>
            <w:r>
              <w:rPr>
                <w:rFonts w:ascii="Tahoma" w:hAnsi="Tahoma" w:cs="Tahoma"/>
                <w:b/>
                <w:kern w:val="2"/>
                <w:sz w:val="20"/>
                <w:szCs w:val="20"/>
              </w:rPr>
              <w:t>Tipo de Persona</w:t>
            </w:r>
          </w:p>
        </w:tc>
        <w:tc>
          <w:tcPr>
            <w:tcW w:w="548" w:type="dxa"/>
          </w:tcPr>
          <w:p w14:paraId="23BAE235" w14:textId="77777777" w:rsidR="00DA47DA" w:rsidRDefault="00DA47DA" w:rsidP="002157CC">
            <w:pPr>
              <w:pStyle w:val="ListParagraph"/>
              <w:rPr>
                <w:rFonts w:ascii="Tahoma" w:eastAsia="Times New Roman" w:hAnsi="Tahoma" w:cs="Tahoma"/>
                <w:b/>
                <w:bCs/>
                <w:sz w:val="20"/>
                <w:szCs w:val="20"/>
              </w:rPr>
            </w:pPr>
          </w:p>
        </w:tc>
        <w:tc>
          <w:tcPr>
            <w:tcW w:w="3494" w:type="dxa"/>
            <w:gridSpan w:val="15"/>
          </w:tcPr>
          <w:p w14:paraId="262EAD64" w14:textId="67BEA3A0" w:rsidR="00DA47DA" w:rsidRPr="00DA47DA" w:rsidRDefault="00DA47DA" w:rsidP="002157CC">
            <w:pPr>
              <w:pStyle w:val="ListParagraph"/>
              <w:rPr>
                <w:rFonts w:ascii="Tahoma" w:eastAsia="Times New Roman" w:hAnsi="Tahoma" w:cs="Tahoma"/>
                <w:bCs/>
                <w:sz w:val="20"/>
                <w:szCs w:val="20"/>
              </w:rPr>
            </w:pPr>
            <w:r w:rsidRPr="00DA47DA">
              <w:rPr>
                <w:rFonts w:ascii="Tahoma" w:eastAsia="Times New Roman" w:hAnsi="Tahoma" w:cs="Tahoma"/>
                <w:bCs/>
                <w:sz w:val="20"/>
                <w:szCs w:val="20"/>
              </w:rPr>
              <w:t>Natural</w:t>
            </w:r>
          </w:p>
        </w:tc>
        <w:tc>
          <w:tcPr>
            <w:tcW w:w="333" w:type="dxa"/>
            <w:gridSpan w:val="2"/>
          </w:tcPr>
          <w:p w14:paraId="76A07BA8" w14:textId="77777777" w:rsidR="00DA47DA" w:rsidRPr="00DA47DA" w:rsidRDefault="00DA47DA" w:rsidP="002157CC">
            <w:pPr>
              <w:pStyle w:val="ListParagraph"/>
              <w:rPr>
                <w:rFonts w:ascii="Tahoma" w:eastAsia="Times New Roman" w:hAnsi="Tahoma" w:cs="Tahoma"/>
                <w:bCs/>
                <w:sz w:val="20"/>
                <w:szCs w:val="20"/>
              </w:rPr>
            </w:pPr>
          </w:p>
        </w:tc>
        <w:tc>
          <w:tcPr>
            <w:tcW w:w="3019" w:type="dxa"/>
            <w:gridSpan w:val="7"/>
          </w:tcPr>
          <w:p w14:paraId="67B9BC4A" w14:textId="109C86B1" w:rsidR="00DA47DA" w:rsidRPr="00DA47DA" w:rsidRDefault="00DA47DA" w:rsidP="00DA47DA">
            <w:pPr>
              <w:rPr>
                <w:rFonts w:ascii="Tahoma" w:eastAsia="Times New Roman" w:hAnsi="Tahoma" w:cs="Tahoma"/>
                <w:bCs/>
                <w:sz w:val="20"/>
                <w:szCs w:val="20"/>
              </w:rPr>
            </w:pPr>
            <w:r w:rsidRPr="00DA47DA">
              <w:rPr>
                <w:rFonts w:ascii="Tahoma" w:eastAsia="Times New Roman" w:hAnsi="Tahoma" w:cs="Tahoma"/>
                <w:bCs/>
                <w:sz w:val="20"/>
                <w:szCs w:val="20"/>
              </w:rPr>
              <w:t>Jurídica</w:t>
            </w:r>
          </w:p>
        </w:tc>
      </w:tr>
      <w:tr w:rsidR="00DA47DA" w:rsidRPr="00BF27A2" w14:paraId="63DB20BB" w14:textId="77777777" w:rsidTr="00DA47DA">
        <w:trPr>
          <w:trHeight w:val="247"/>
        </w:trPr>
        <w:tc>
          <w:tcPr>
            <w:tcW w:w="10498" w:type="dxa"/>
            <w:gridSpan w:val="32"/>
          </w:tcPr>
          <w:p w14:paraId="16D77CCA" w14:textId="77777777" w:rsidR="00DA47DA" w:rsidRPr="00DA47DA" w:rsidRDefault="00DA47DA" w:rsidP="00DA47DA">
            <w:pPr>
              <w:rPr>
                <w:rFonts w:ascii="Tahoma" w:eastAsia="Times New Roman" w:hAnsi="Tahoma" w:cs="Tahoma"/>
                <w:b/>
                <w:bCs/>
                <w:sz w:val="20"/>
                <w:szCs w:val="20"/>
              </w:rPr>
            </w:pPr>
          </w:p>
        </w:tc>
      </w:tr>
      <w:tr w:rsidR="001A4CE5" w:rsidRPr="00BF27A2" w14:paraId="64527C10" w14:textId="77777777" w:rsidTr="002157CC">
        <w:trPr>
          <w:trHeight w:val="386"/>
        </w:trPr>
        <w:tc>
          <w:tcPr>
            <w:tcW w:w="4096" w:type="dxa"/>
            <w:gridSpan w:val="10"/>
          </w:tcPr>
          <w:p w14:paraId="64021524" w14:textId="77777777" w:rsidR="001A4CE5" w:rsidRDefault="001A4CE5" w:rsidP="002157CC">
            <w:pPr>
              <w:rPr>
                <w:rFonts w:ascii="Tahoma" w:eastAsia="Times New Roman" w:hAnsi="Tahoma" w:cs="Tahoma"/>
                <w:b/>
                <w:bCs/>
                <w:sz w:val="20"/>
                <w:szCs w:val="20"/>
              </w:rPr>
            </w:pPr>
            <w:r w:rsidRPr="00156951">
              <w:rPr>
                <w:rFonts w:ascii="Tahoma" w:eastAsia="Times New Roman" w:hAnsi="Tahoma" w:cs="Tahoma"/>
                <w:b/>
                <w:bCs/>
                <w:sz w:val="20"/>
                <w:szCs w:val="20"/>
              </w:rPr>
              <w:t xml:space="preserve">Nombre completo  o Razón Social </w:t>
            </w:r>
          </w:p>
        </w:tc>
        <w:tc>
          <w:tcPr>
            <w:tcW w:w="6402" w:type="dxa"/>
            <w:gridSpan w:val="22"/>
          </w:tcPr>
          <w:p w14:paraId="3EF1FBB7" w14:textId="53FD5F88" w:rsidR="001A4CE5" w:rsidRDefault="00456399" w:rsidP="002157CC">
            <w:pPr>
              <w:rPr>
                <w:rFonts w:ascii="Tahoma" w:eastAsia="Times New Roman" w:hAnsi="Tahoma" w:cs="Tahoma"/>
                <w:b/>
                <w:bCs/>
                <w:sz w:val="20"/>
                <w:szCs w:val="20"/>
              </w:rPr>
            </w:pPr>
            <w:ins w:id="0" w:author="Carlos Verdugo Rotella" w:date="2026-05-04T20:39:00Z" w16du:dateUtc="2026-05-05T00:39:00Z">
              <w:r w:rsidRPr="00456399">
                <w:rPr>
                  <w:rFonts w:ascii="Tahoma" w:eastAsia="Times New Roman" w:hAnsi="Tahoma" w:cs="Tahoma"/>
                  <w:b/>
                  <w:bCs/>
                  <w:sz w:val="20"/>
                  <w:szCs w:val="20"/>
                </w:rPr>
                <w:t>{{</w:t>
              </w:r>
              <w:proofErr w:type="spellStart"/>
              <w:r w:rsidRPr="00456399">
                <w:rPr>
                  <w:rFonts w:ascii="Tahoma" w:eastAsia="Times New Roman" w:hAnsi="Tahoma" w:cs="Tahoma"/>
                  <w:b/>
                  <w:bCs/>
                  <w:sz w:val="20"/>
                  <w:szCs w:val="20"/>
                </w:rPr>
                <w:t>inf_nombre</w:t>
              </w:r>
              <w:proofErr w:type="spellEnd"/>
              <w:r w:rsidRPr="00456399">
                <w:rPr>
                  <w:rFonts w:ascii="Tahoma" w:eastAsia="Times New Roman" w:hAnsi="Tahoma" w:cs="Tahoma"/>
                  <w:b/>
                  <w:bCs/>
                  <w:sz w:val="20"/>
                  <w:szCs w:val="20"/>
                </w:rPr>
                <w:t>}}</w:t>
              </w:r>
            </w:ins>
          </w:p>
        </w:tc>
      </w:tr>
      <w:tr w:rsidR="001A4CE5" w:rsidRPr="00BF27A2" w14:paraId="6ADBC873" w14:textId="77777777" w:rsidTr="002157CC">
        <w:trPr>
          <w:trHeight w:val="420"/>
        </w:trPr>
        <w:tc>
          <w:tcPr>
            <w:tcW w:w="4096" w:type="dxa"/>
            <w:gridSpan w:val="10"/>
          </w:tcPr>
          <w:p w14:paraId="4B6E50D2" w14:textId="77777777" w:rsidR="001A4CE5" w:rsidRPr="00156951" w:rsidRDefault="001A4CE5" w:rsidP="002157CC">
            <w:pPr>
              <w:rPr>
                <w:rFonts w:ascii="Tahoma" w:eastAsia="Times New Roman" w:hAnsi="Tahoma" w:cs="Tahoma"/>
                <w:b/>
                <w:bCs/>
                <w:sz w:val="20"/>
                <w:szCs w:val="20"/>
              </w:rPr>
            </w:pPr>
            <w:r w:rsidRPr="00156951">
              <w:rPr>
                <w:rFonts w:ascii="Tahoma" w:eastAsia="Times New Roman" w:hAnsi="Tahoma" w:cs="Tahoma"/>
                <w:b/>
                <w:bCs/>
                <w:sz w:val="20"/>
                <w:szCs w:val="20"/>
              </w:rPr>
              <w:t>Cédula de Identidad o RUT</w:t>
            </w:r>
          </w:p>
        </w:tc>
        <w:tc>
          <w:tcPr>
            <w:tcW w:w="6402" w:type="dxa"/>
            <w:gridSpan w:val="22"/>
          </w:tcPr>
          <w:p w14:paraId="621F6E6A" w14:textId="06A07C5A" w:rsidR="001A4CE5" w:rsidRDefault="008D7525" w:rsidP="002157CC">
            <w:pPr>
              <w:rPr>
                <w:rFonts w:ascii="Tahoma" w:eastAsia="Times New Roman" w:hAnsi="Tahoma" w:cs="Tahoma"/>
                <w:b/>
                <w:bCs/>
                <w:sz w:val="20"/>
                <w:szCs w:val="20"/>
              </w:rPr>
            </w:pPr>
            <w:ins w:id="1" w:author="Carlos Verdugo Rotella" w:date="2026-05-04T20:39:00Z" w16du:dateUtc="2026-05-05T00:39:00Z">
              <w:r w:rsidRPr="008D7525">
                <w:rPr>
                  <w:rFonts w:ascii="Tahoma" w:eastAsia="Times New Roman" w:hAnsi="Tahoma" w:cs="Tahoma"/>
                  <w:b/>
                  <w:bCs/>
                  <w:sz w:val="20"/>
                  <w:szCs w:val="20"/>
                </w:rPr>
                <w:t>{{</w:t>
              </w:r>
              <w:proofErr w:type="spellStart"/>
              <w:r w:rsidRPr="008D7525">
                <w:rPr>
                  <w:rFonts w:ascii="Tahoma" w:eastAsia="Times New Roman" w:hAnsi="Tahoma" w:cs="Tahoma"/>
                  <w:b/>
                  <w:bCs/>
                  <w:sz w:val="20"/>
                  <w:szCs w:val="20"/>
                </w:rPr>
                <w:t>inf_rut</w:t>
              </w:r>
              <w:proofErr w:type="spellEnd"/>
              <w:r w:rsidRPr="008D7525">
                <w:rPr>
                  <w:rFonts w:ascii="Tahoma" w:eastAsia="Times New Roman" w:hAnsi="Tahoma" w:cs="Tahoma"/>
                  <w:b/>
                  <w:bCs/>
                  <w:sz w:val="20"/>
                  <w:szCs w:val="20"/>
                </w:rPr>
                <w:t>}}</w:t>
              </w:r>
            </w:ins>
          </w:p>
        </w:tc>
      </w:tr>
      <w:tr w:rsidR="001A4CE5" w:rsidRPr="00BF27A2" w14:paraId="4F8A4F93" w14:textId="77777777" w:rsidTr="002157CC">
        <w:trPr>
          <w:trHeight w:val="129"/>
        </w:trPr>
        <w:tc>
          <w:tcPr>
            <w:tcW w:w="10498" w:type="dxa"/>
            <w:gridSpan w:val="32"/>
          </w:tcPr>
          <w:p w14:paraId="0CA5CBDB" w14:textId="77777777" w:rsidR="001A4CE5" w:rsidRPr="00DD630A" w:rsidRDefault="001A4CE5" w:rsidP="002157CC">
            <w:pPr>
              <w:rPr>
                <w:rFonts w:ascii="Tahoma" w:eastAsia="Times New Roman" w:hAnsi="Tahoma" w:cs="Tahoma"/>
                <w:b/>
                <w:bCs/>
                <w:sz w:val="16"/>
                <w:szCs w:val="16"/>
              </w:rPr>
            </w:pPr>
          </w:p>
        </w:tc>
      </w:tr>
      <w:tr w:rsidR="001A4CE5" w:rsidRPr="00BF27A2" w14:paraId="56C394E9" w14:textId="77777777" w:rsidTr="002157CC">
        <w:trPr>
          <w:trHeight w:val="480"/>
        </w:trPr>
        <w:tc>
          <w:tcPr>
            <w:tcW w:w="1835" w:type="dxa"/>
            <w:vMerge w:val="restart"/>
          </w:tcPr>
          <w:p w14:paraId="081B8B07" w14:textId="77777777" w:rsidR="001A4CE5" w:rsidRDefault="001A4CE5" w:rsidP="002157CC">
            <w:pPr>
              <w:rPr>
                <w:rFonts w:ascii="Tahoma" w:eastAsia="Times New Roman" w:hAnsi="Tahoma" w:cs="Tahoma"/>
                <w:b/>
                <w:bCs/>
                <w:sz w:val="20"/>
                <w:szCs w:val="20"/>
              </w:rPr>
            </w:pPr>
            <w:r w:rsidRPr="00156951">
              <w:rPr>
                <w:rFonts w:ascii="Tahoma" w:eastAsia="Times New Roman" w:hAnsi="Tahoma" w:cs="Tahoma"/>
                <w:b/>
                <w:bCs/>
                <w:sz w:val="20"/>
                <w:szCs w:val="20"/>
              </w:rPr>
              <w:t>Domicilio*</w:t>
            </w:r>
          </w:p>
        </w:tc>
        <w:tc>
          <w:tcPr>
            <w:tcW w:w="4530" w:type="dxa"/>
            <w:gridSpan w:val="18"/>
          </w:tcPr>
          <w:p w14:paraId="23B1501B" w14:textId="3D5AEA3E"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Región</w:t>
            </w:r>
            <w:proofErr w:type="gramStart"/>
            <w:ins w:id="2" w:author="Carlos Verdugo Rotella" w:date="2026-05-04T20:40:00Z" w16du:dateUtc="2026-05-05T00:40:00Z">
              <w:r w:rsidR="0066540F">
                <w:rPr>
                  <w:rFonts w:ascii="Tahoma" w:eastAsia="Times New Roman" w:hAnsi="Tahoma" w:cs="Tahoma"/>
                  <w:bCs/>
                  <w:sz w:val="20"/>
                  <w:szCs w:val="20"/>
                </w:rPr>
                <w:t xml:space="preserve">   </w:t>
              </w:r>
              <w:r w:rsidR="0066540F" w:rsidRPr="0066540F">
                <w:rPr>
                  <w:rFonts w:ascii="Tahoma" w:eastAsia="Times New Roman" w:hAnsi="Tahoma" w:cs="Tahoma"/>
                  <w:bCs/>
                  <w:sz w:val="20"/>
                  <w:szCs w:val="20"/>
                </w:rPr>
                <w:t>{</w:t>
              </w:r>
              <w:proofErr w:type="gramEnd"/>
              <w:r w:rsidR="0066540F" w:rsidRPr="0066540F">
                <w:rPr>
                  <w:rFonts w:ascii="Tahoma" w:eastAsia="Times New Roman" w:hAnsi="Tahoma" w:cs="Tahoma"/>
                  <w:bCs/>
                  <w:sz w:val="20"/>
                  <w:szCs w:val="20"/>
                </w:rPr>
                <w:t>{</w:t>
              </w:r>
              <w:proofErr w:type="spellStart"/>
              <w:r w:rsidR="0066540F" w:rsidRPr="0066540F">
                <w:rPr>
                  <w:rFonts w:ascii="Tahoma" w:eastAsia="Times New Roman" w:hAnsi="Tahoma" w:cs="Tahoma"/>
                  <w:bCs/>
                  <w:sz w:val="20"/>
                  <w:szCs w:val="20"/>
                </w:rPr>
                <w:t>region</w:t>
              </w:r>
              <w:proofErr w:type="spellEnd"/>
              <w:r w:rsidR="0066540F" w:rsidRPr="0066540F">
                <w:rPr>
                  <w:rFonts w:ascii="Tahoma" w:eastAsia="Times New Roman" w:hAnsi="Tahoma" w:cs="Tahoma"/>
                  <w:bCs/>
                  <w:sz w:val="20"/>
                  <w:szCs w:val="20"/>
                </w:rPr>
                <w:t>}}</w:t>
              </w:r>
            </w:ins>
          </w:p>
          <w:p w14:paraId="645AD700" w14:textId="77777777" w:rsidR="001A4CE5" w:rsidRPr="00DD630A" w:rsidRDefault="001A4CE5" w:rsidP="002157CC">
            <w:pPr>
              <w:rPr>
                <w:rFonts w:ascii="Tahoma" w:eastAsia="Times New Roman" w:hAnsi="Tahoma" w:cs="Tahoma"/>
                <w:bCs/>
                <w:sz w:val="20"/>
                <w:szCs w:val="20"/>
              </w:rPr>
            </w:pPr>
          </w:p>
        </w:tc>
        <w:tc>
          <w:tcPr>
            <w:tcW w:w="4133" w:type="dxa"/>
            <w:gridSpan w:val="13"/>
          </w:tcPr>
          <w:p w14:paraId="0BF707E0" w14:textId="7E9FD118" w:rsidR="001A4CE5" w:rsidRPr="00DD630A" w:rsidRDefault="00C217AD" w:rsidP="002157CC">
            <w:pPr>
              <w:rPr>
                <w:rFonts w:ascii="Tahoma" w:eastAsia="Times New Roman" w:hAnsi="Tahoma" w:cs="Tahoma"/>
                <w:bCs/>
                <w:sz w:val="20"/>
                <w:szCs w:val="20"/>
              </w:rPr>
            </w:pPr>
            <w:r>
              <w:rPr>
                <w:rFonts w:ascii="Tahoma" w:eastAsia="Times New Roman" w:hAnsi="Tahoma" w:cs="Tahoma"/>
                <w:bCs/>
                <w:sz w:val="20"/>
                <w:szCs w:val="20"/>
              </w:rPr>
              <w:t>Ciudad o Comuna</w:t>
            </w:r>
            <w:proofErr w:type="gramStart"/>
            <w:ins w:id="3" w:author="Carlos Verdugo Rotella" w:date="2026-05-04T20:40:00Z" w16du:dateUtc="2026-05-05T00:40:00Z">
              <w:r w:rsidR="0066540F">
                <w:rPr>
                  <w:rFonts w:ascii="Tahoma" w:eastAsia="Times New Roman" w:hAnsi="Tahoma" w:cs="Tahoma"/>
                  <w:bCs/>
                  <w:sz w:val="20"/>
                  <w:szCs w:val="20"/>
                </w:rPr>
                <w:t xml:space="preserve">   </w:t>
              </w:r>
              <w:r w:rsidR="0066540F" w:rsidRPr="0066540F">
                <w:rPr>
                  <w:rFonts w:ascii="Tahoma" w:eastAsia="Times New Roman" w:hAnsi="Tahoma" w:cs="Tahoma"/>
                  <w:bCs/>
                  <w:sz w:val="20"/>
                  <w:szCs w:val="20"/>
                </w:rPr>
                <w:t>{</w:t>
              </w:r>
              <w:proofErr w:type="gramEnd"/>
              <w:r w:rsidR="0066540F" w:rsidRPr="0066540F">
                <w:rPr>
                  <w:rFonts w:ascii="Tahoma" w:eastAsia="Times New Roman" w:hAnsi="Tahoma" w:cs="Tahoma"/>
                  <w:bCs/>
                  <w:sz w:val="20"/>
                  <w:szCs w:val="20"/>
                </w:rPr>
                <w:t>{comuna}}</w:t>
              </w:r>
            </w:ins>
          </w:p>
          <w:p w14:paraId="1EF5CCEE" w14:textId="77777777" w:rsidR="001A4CE5" w:rsidRPr="00DD630A" w:rsidRDefault="001A4CE5" w:rsidP="002157CC">
            <w:pPr>
              <w:rPr>
                <w:rFonts w:ascii="Tahoma" w:eastAsia="Times New Roman" w:hAnsi="Tahoma" w:cs="Tahoma"/>
                <w:bCs/>
                <w:sz w:val="20"/>
                <w:szCs w:val="20"/>
              </w:rPr>
            </w:pPr>
          </w:p>
        </w:tc>
      </w:tr>
      <w:tr w:rsidR="001A4CE5" w:rsidRPr="00BF27A2" w14:paraId="26DB284A" w14:textId="77777777" w:rsidTr="002157CC">
        <w:trPr>
          <w:trHeight w:val="480"/>
        </w:trPr>
        <w:tc>
          <w:tcPr>
            <w:tcW w:w="1835" w:type="dxa"/>
            <w:vMerge/>
          </w:tcPr>
          <w:p w14:paraId="28348F4E" w14:textId="77777777" w:rsidR="001A4CE5" w:rsidRPr="00156951" w:rsidRDefault="001A4CE5" w:rsidP="002157CC">
            <w:pPr>
              <w:rPr>
                <w:rFonts w:ascii="Tahoma" w:eastAsia="Times New Roman" w:hAnsi="Tahoma" w:cs="Tahoma"/>
                <w:b/>
                <w:bCs/>
                <w:sz w:val="20"/>
                <w:szCs w:val="20"/>
              </w:rPr>
            </w:pPr>
          </w:p>
        </w:tc>
        <w:tc>
          <w:tcPr>
            <w:tcW w:w="2188" w:type="dxa"/>
            <w:gridSpan w:val="8"/>
          </w:tcPr>
          <w:p w14:paraId="5D0B95F5" w14:textId="77777777" w:rsidR="001A4CE5" w:rsidRDefault="001A4CE5" w:rsidP="002157CC">
            <w:pPr>
              <w:rPr>
                <w:ins w:id="4" w:author="Carlos Verdugo Rotella" w:date="2026-05-04T20:53:00Z" w16du:dateUtc="2026-05-05T00:53:00Z"/>
                <w:rFonts w:ascii="Tahoma" w:eastAsia="Times New Roman" w:hAnsi="Tahoma" w:cs="Tahoma"/>
                <w:bCs/>
                <w:sz w:val="20"/>
                <w:szCs w:val="20"/>
              </w:rPr>
            </w:pPr>
            <w:r w:rsidRPr="00DD630A">
              <w:rPr>
                <w:rFonts w:ascii="Tahoma" w:eastAsia="Times New Roman" w:hAnsi="Tahoma" w:cs="Tahoma"/>
                <w:bCs/>
                <w:sz w:val="20"/>
                <w:szCs w:val="20"/>
              </w:rPr>
              <w:t>C</w:t>
            </w:r>
            <w:r w:rsidR="00C217AD">
              <w:rPr>
                <w:rFonts w:ascii="Tahoma" w:eastAsia="Times New Roman" w:hAnsi="Tahoma" w:cs="Tahoma"/>
                <w:bCs/>
                <w:sz w:val="20"/>
                <w:szCs w:val="20"/>
              </w:rPr>
              <w:t>alle</w:t>
            </w:r>
          </w:p>
          <w:p w14:paraId="036A62F4" w14:textId="502F6D02" w:rsidR="00AE28A0" w:rsidRPr="00DD630A" w:rsidRDefault="00AE28A0" w:rsidP="002157CC">
            <w:pPr>
              <w:rPr>
                <w:rFonts w:ascii="Tahoma" w:eastAsia="Times New Roman" w:hAnsi="Tahoma" w:cs="Tahoma"/>
                <w:bCs/>
                <w:sz w:val="20"/>
                <w:szCs w:val="20"/>
              </w:rPr>
            </w:pPr>
            <w:ins w:id="5" w:author="Carlos Verdugo Rotella" w:date="2026-05-04T20:53:00Z">
              <w:r w:rsidRPr="00AE28A0">
                <w:rPr>
                  <w:rFonts w:ascii="Tahoma" w:eastAsia="Times New Roman" w:hAnsi="Tahoma" w:cs="Tahoma"/>
                  <w:bCs/>
                  <w:sz w:val="20"/>
                  <w:szCs w:val="20"/>
                </w:rPr>
                <w:t>{{</w:t>
              </w:r>
              <w:proofErr w:type="spellStart"/>
              <w:r w:rsidRPr="00AE28A0">
                <w:rPr>
                  <w:rFonts w:ascii="Tahoma" w:eastAsia="Times New Roman" w:hAnsi="Tahoma" w:cs="Tahoma"/>
                  <w:bCs/>
                  <w:sz w:val="20"/>
                  <w:szCs w:val="20"/>
                </w:rPr>
                <w:t>inf_domicilio</w:t>
              </w:r>
              <w:proofErr w:type="spellEnd"/>
              <w:r w:rsidRPr="00AE28A0">
                <w:rPr>
                  <w:rFonts w:ascii="Tahoma" w:eastAsia="Times New Roman" w:hAnsi="Tahoma" w:cs="Tahoma"/>
                  <w:bCs/>
                  <w:sz w:val="20"/>
                  <w:szCs w:val="20"/>
                </w:rPr>
                <w:t>}}</w:t>
              </w:r>
            </w:ins>
          </w:p>
        </w:tc>
        <w:tc>
          <w:tcPr>
            <w:tcW w:w="2342" w:type="dxa"/>
            <w:gridSpan w:val="10"/>
          </w:tcPr>
          <w:p w14:paraId="2362E649"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Número</w:t>
            </w:r>
          </w:p>
        </w:tc>
        <w:tc>
          <w:tcPr>
            <w:tcW w:w="1923" w:type="dxa"/>
            <w:gridSpan w:val="10"/>
          </w:tcPr>
          <w:p w14:paraId="2429487A"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Block/Dpto.</w:t>
            </w:r>
          </w:p>
        </w:tc>
        <w:tc>
          <w:tcPr>
            <w:tcW w:w="2210" w:type="dxa"/>
            <w:gridSpan w:val="3"/>
          </w:tcPr>
          <w:p w14:paraId="5ECE2E82"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Sector</w:t>
            </w:r>
          </w:p>
        </w:tc>
      </w:tr>
      <w:tr w:rsidR="001A4CE5" w:rsidRPr="00BF27A2" w14:paraId="549D9D41" w14:textId="77777777" w:rsidTr="002157CC">
        <w:trPr>
          <w:trHeight w:val="240"/>
        </w:trPr>
        <w:tc>
          <w:tcPr>
            <w:tcW w:w="1835" w:type="dxa"/>
            <w:vMerge w:val="restart"/>
          </w:tcPr>
          <w:p w14:paraId="40A56A69" w14:textId="77777777" w:rsidR="001A4CE5" w:rsidRPr="00156951" w:rsidRDefault="001A4CE5" w:rsidP="002157CC">
            <w:pPr>
              <w:rPr>
                <w:rFonts w:ascii="Tahoma" w:eastAsia="Times New Roman" w:hAnsi="Tahoma" w:cs="Tahoma"/>
                <w:b/>
                <w:bCs/>
                <w:sz w:val="20"/>
                <w:szCs w:val="20"/>
              </w:rPr>
            </w:pPr>
            <w:r>
              <w:rPr>
                <w:rFonts w:ascii="Tahoma" w:eastAsia="Times New Roman" w:hAnsi="Tahoma" w:cs="Tahoma"/>
                <w:b/>
                <w:bCs/>
                <w:sz w:val="20"/>
                <w:szCs w:val="20"/>
              </w:rPr>
              <w:t>Teléfonos de Contacto</w:t>
            </w:r>
          </w:p>
        </w:tc>
        <w:tc>
          <w:tcPr>
            <w:tcW w:w="2545" w:type="dxa"/>
            <w:gridSpan w:val="10"/>
          </w:tcPr>
          <w:p w14:paraId="24F01B95"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Fijo</w:t>
            </w:r>
          </w:p>
        </w:tc>
        <w:tc>
          <w:tcPr>
            <w:tcW w:w="2139" w:type="dxa"/>
            <w:gridSpan w:val="10"/>
          </w:tcPr>
          <w:p w14:paraId="2A5EEA03"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Móvil</w:t>
            </w:r>
          </w:p>
        </w:tc>
        <w:tc>
          <w:tcPr>
            <w:tcW w:w="3979" w:type="dxa"/>
            <w:gridSpan w:val="11"/>
          </w:tcPr>
          <w:p w14:paraId="1644487D"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Fax</w:t>
            </w:r>
          </w:p>
        </w:tc>
      </w:tr>
      <w:tr w:rsidR="001A4CE5" w:rsidRPr="00BF27A2" w14:paraId="294D9035" w14:textId="77777777" w:rsidTr="002157CC">
        <w:trPr>
          <w:trHeight w:val="390"/>
        </w:trPr>
        <w:tc>
          <w:tcPr>
            <w:tcW w:w="1835" w:type="dxa"/>
            <w:vMerge/>
          </w:tcPr>
          <w:p w14:paraId="3DA6A925" w14:textId="77777777" w:rsidR="001A4CE5" w:rsidRDefault="001A4CE5" w:rsidP="002157CC">
            <w:pPr>
              <w:rPr>
                <w:rFonts w:ascii="Tahoma" w:eastAsia="Times New Roman" w:hAnsi="Tahoma" w:cs="Tahoma"/>
                <w:b/>
                <w:bCs/>
                <w:sz w:val="20"/>
                <w:szCs w:val="20"/>
              </w:rPr>
            </w:pPr>
          </w:p>
        </w:tc>
        <w:tc>
          <w:tcPr>
            <w:tcW w:w="2545" w:type="dxa"/>
            <w:gridSpan w:val="10"/>
          </w:tcPr>
          <w:p w14:paraId="3DB3C4D0" w14:textId="1AFF056A" w:rsidR="001A4CE5" w:rsidRDefault="005E0282" w:rsidP="002157CC">
            <w:pPr>
              <w:rPr>
                <w:rFonts w:ascii="Tahoma" w:eastAsia="Times New Roman" w:hAnsi="Tahoma" w:cs="Tahoma"/>
                <w:b/>
                <w:bCs/>
                <w:sz w:val="20"/>
                <w:szCs w:val="20"/>
              </w:rPr>
            </w:pPr>
            <w:ins w:id="6" w:author="Carlos Verdugo Rotella" w:date="2026-05-04T20:41:00Z" w16du:dateUtc="2026-05-05T00:41:00Z">
              <w:r w:rsidRPr="005E0282">
                <w:rPr>
                  <w:rFonts w:ascii="Tahoma" w:eastAsia="Times New Roman" w:hAnsi="Tahoma" w:cs="Tahoma"/>
                  <w:b/>
                  <w:bCs/>
                  <w:sz w:val="20"/>
                  <w:szCs w:val="20"/>
                </w:rPr>
                <w:t>{{</w:t>
              </w:r>
              <w:proofErr w:type="spellStart"/>
              <w:r w:rsidRPr="005E0282">
                <w:rPr>
                  <w:rFonts w:ascii="Tahoma" w:eastAsia="Times New Roman" w:hAnsi="Tahoma" w:cs="Tahoma"/>
                  <w:b/>
                  <w:bCs/>
                  <w:sz w:val="20"/>
                  <w:szCs w:val="20"/>
                </w:rPr>
                <w:t>inf_telefono</w:t>
              </w:r>
              <w:proofErr w:type="spellEnd"/>
              <w:r w:rsidRPr="005E0282">
                <w:rPr>
                  <w:rFonts w:ascii="Tahoma" w:eastAsia="Times New Roman" w:hAnsi="Tahoma" w:cs="Tahoma"/>
                  <w:b/>
                  <w:bCs/>
                  <w:sz w:val="20"/>
                  <w:szCs w:val="20"/>
                </w:rPr>
                <w:t>}}</w:t>
              </w:r>
            </w:ins>
          </w:p>
        </w:tc>
        <w:tc>
          <w:tcPr>
            <w:tcW w:w="2139" w:type="dxa"/>
            <w:gridSpan w:val="10"/>
          </w:tcPr>
          <w:p w14:paraId="34922745" w14:textId="13156AE8" w:rsidR="001A4CE5" w:rsidRDefault="001A4CE5" w:rsidP="002157CC">
            <w:pPr>
              <w:rPr>
                <w:rFonts w:ascii="Tahoma" w:eastAsia="Times New Roman" w:hAnsi="Tahoma" w:cs="Tahoma"/>
                <w:b/>
                <w:bCs/>
                <w:sz w:val="20"/>
                <w:szCs w:val="20"/>
              </w:rPr>
            </w:pPr>
          </w:p>
        </w:tc>
        <w:tc>
          <w:tcPr>
            <w:tcW w:w="3979" w:type="dxa"/>
            <w:gridSpan w:val="11"/>
          </w:tcPr>
          <w:p w14:paraId="65F95562" w14:textId="77777777" w:rsidR="001A4CE5" w:rsidRDefault="001A4CE5" w:rsidP="002157CC">
            <w:pPr>
              <w:rPr>
                <w:rFonts w:ascii="Tahoma" w:eastAsia="Times New Roman" w:hAnsi="Tahoma" w:cs="Tahoma"/>
                <w:b/>
                <w:bCs/>
                <w:sz w:val="20"/>
                <w:szCs w:val="20"/>
              </w:rPr>
            </w:pPr>
          </w:p>
        </w:tc>
      </w:tr>
      <w:tr w:rsidR="001A4CE5" w:rsidRPr="00BF27A2" w14:paraId="25397E01" w14:textId="77777777" w:rsidTr="002157CC">
        <w:trPr>
          <w:trHeight w:val="390"/>
        </w:trPr>
        <w:tc>
          <w:tcPr>
            <w:tcW w:w="2395" w:type="dxa"/>
            <w:gridSpan w:val="2"/>
          </w:tcPr>
          <w:p w14:paraId="1FA2018B"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Correo Electrónico</w:t>
            </w:r>
          </w:p>
        </w:tc>
        <w:tc>
          <w:tcPr>
            <w:tcW w:w="8103" w:type="dxa"/>
            <w:gridSpan w:val="30"/>
          </w:tcPr>
          <w:p w14:paraId="2522057E" w14:textId="789FA5CE" w:rsidR="001A4CE5" w:rsidRDefault="00AF634B" w:rsidP="002157CC">
            <w:pPr>
              <w:rPr>
                <w:rFonts w:ascii="Tahoma" w:eastAsia="Times New Roman" w:hAnsi="Tahoma" w:cs="Tahoma"/>
                <w:b/>
                <w:bCs/>
                <w:sz w:val="20"/>
                <w:szCs w:val="20"/>
              </w:rPr>
            </w:pPr>
            <w:ins w:id="7" w:author="Carlos Verdugo Rotella" w:date="2026-05-04T20:41:00Z" w16du:dateUtc="2026-05-05T00:41:00Z">
              <w:r w:rsidRPr="00AF634B">
                <w:rPr>
                  <w:rFonts w:ascii="Tahoma" w:eastAsia="Times New Roman" w:hAnsi="Tahoma" w:cs="Tahoma"/>
                  <w:b/>
                  <w:bCs/>
                  <w:sz w:val="20"/>
                  <w:szCs w:val="20"/>
                </w:rPr>
                <w:t>{{</w:t>
              </w:r>
              <w:proofErr w:type="spellStart"/>
              <w:r w:rsidRPr="00AF634B">
                <w:rPr>
                  <w:rFonts w:ascii="Tahoma" w:eastAsia="Times New Roman" w:hAnsi="Tahoma" w:cs="Tahoma"/>
                  <w:b/>
                  <w:bCs/>
                  <w:sz w:val="20"/>
                  <w:szCs w:val="20"/>
                </w:rPr>
                <w:t>inf_correo</w:t>
              </w:r>
              <w:proofErr w:type="spellEnd"/>
              <w:r w:rsidRPr="00AF634B">
                <w:rPr>
                  <w:rFonts w:ascii="Tahoma" w:eastAsia="Times New Roman" w:hAnsi="Tahoma" w:cs="Tahoma"/>
                  <w:b/>
                  <w:bCs/>
                  <w:sz w:val="20"/>
                  <w:szCs w:val="20"/>
                </w:rPr>
                <w:t>}}</w:t>
              </w:r>
            </w:ins>
          </w:p>
        </w:tc>
      </w:tr>
      <w:tr w:rsidR="001A4CE5" w:rsidRPr="00BF27A2" w14:paraId="07543478" w14:textId="77777777" w:rsidTr="002157CC">
        <w:trPr>
          <w:trHeight w:val="70"/>
        </w:trPr>
        <w:tc>
          <w:tcPr>
            <w:tcW w:w="10498" w:type="dxa"/>
            <w:gridSpan w:val="32"/>
          </w:tcPr>
          <w:p w14:paraId="29A3ADED" w14:textId="77777777" w:rsidR="001A4CE5" w:rsidRDefault="001A4CE5" w:rsidP="002157CC">
            <w:pPr>
              <w:rPr>
                <w:rFonts w:ascii="Tahoma" w:eastAsia="Times New Roman" w:hAnsi="Tahoma" w:cs="Tahoma"/>
                <w:b/>
                <w:bCs/>
                <w:sz w:val="20"/>
                <w:szCs w:val="20"/>
              </w:rPr>
            </w:pPr>
          </w:p>
        </w:tc>
      </w:tr>
      <w:tr w:rsidR="001A4CE5" w:rsidRPr="00BF27A2" w14:paraId="7973F575" w14:textId="77777777" w:rsidTr="002157CC">
        <w:trPr>
          <w:trHeight w:val="368"/>
        </w:trPr>
        <w:tc>
          <w:tcPr>
            <w:tcW w:w="10498" w:type="dxa"/>
            <w:gridSpan w:val="32"/>
            <w:shd w:val="clear" w:color="auto" w:fill="C6D9F1" w:themeFill="text2" w:themeFillTint="33"/>
          </w:tcPr>
          <w:p w14:paraId="446D8B21" w14:textId="77777777" w:rsidR="001A4CE5" w:rsidRDefault="001A4CE5" w:rsidP="002157CC">
            <w:pPr>
              <w:pStyle w:val="ListParagraph"/>
              <w:rPr>
                <w:rFonts w:ascii="Tahoma" w:eastAsia="Times New Roman" w:hAnsi="Tahoma" w:cs="Tahoma"/>
                <w:b/>
                <w:bCs/>
                <w:sz w:val="20"/>
                <w:szCs w:val="20"/>
              </w:rPr>
            </w:pPr>
          </w:p>
          <w:p w14:paraId="397F38EC" w14:textId="0C496924" w:rsidR="001A4CE5" w:rsidRDefault="001A4CE5" w:rsidP="002157CC">
            <w:pPr>
              <w:pStyle w:val="ListParagraph"/>
              <w:numPr>
                <w:ilvl w:val="0"/>
                <w:numId w:val="23"/>
              </w:numPr>
              <w:rPr>
                <w:rFonts w:ascii="Tahoma" w:eastAsia="Times New Roman" w:hAnsi="Tahoma" w:cs="Tahoma"/>
                <w:b/>
                <w:bCs/>
                <w:sz w:val="20"/>
                <w:szCs w:val="20"/>
              </w:rPr>
            </w:pPr>
            <w:r w:rsidRPr="00A9530E">
              <w:rPr>
                <w:rFonts w:ascii="Tahoma" w:eastAsia="Times New Roman" w:hAnsi="Tahoma" w:cs="Tahoma"/>
                <w:b/>
                <w:bCs/>
                <w:sz w:val="20"/>
                <w:szCs w:val="20"/>
              </w:rPr>
              <w:lastRenderedPageBreak/>
              <w:t>IDENTIFICACIÓN DEL PROYECTO U OBRA</w:t>
            </w:r>
            <w:r w:rsidR="002157CC">
              <w:rPr>
                <w:rFonts w:ascii="Tahoma" w:eastAsia="Times New Roman" w:hAnsi="Tahoma" w:cs="Tahoma"/>
                <w:b/>
                <w:bCs/>
                <w:sz w:val="20"/>
                <w:szCs w:val="20"/>
              </w:rPr>
              <w:t>*</w:t>
            </w:r>
          </w:p>
          <w:p w14:paraId="60B77798" w14:textId="77777777" w:rsidR="001A4CE5" w:rsidRPr="00A9530E" w:rsidRDefault="001A4CE5" w:rsidP="002157CC">
            <w:pPr>
              <w:pStyle w:val="ListParagraph"/>
              <w:rPr>
                <w:rFonts w:ascii="Tahoma" w:eastAsia="Times New Roman" w:hAnsi="Tahoma" w:cs="Tahoma"/>
                <w:b/>
                <w:bCs/>
                <w:sz w:val="20"/>
                <w:szCs w:val="20"/>
              </w:rPr>
            </w:pPr>
          </w:p>
        </w:tc>
      </w:tr>
      <w:tr w:rsidR="00C85549" w:rsidRPr="00BF27A2" w14:paraId="6A4B2275" w14:textId="77777777" w:rsidTr="00C07AFE">
        <w:trPr>
          <w:trHeight w:val="132"/>
        </w:trPr>
        <w:tc>
          <w:tcPr>
            <w:tcW w:w="2395" w:type="dxa"/>
            <w:gridSpan w:val="2"/>
            <w:vMerge w:val="restart"/>
          </w:tcPr>
          <w:p w14:paraId="709C7147" w14:textId="77777777" w:rsidR="001A4CE5" w:rsidRPr="00A9530E" w:rsidRDefault="001A4CE5" w:rsidP="002157CC">
            <w:pPr>
              <w:rPr>
                <w:rFonts w:ascii="Tahoma" w:eastAsia="Times New Roman" w:hAnsi="Tahoma" w:cs="Tahoma"/>
                <w:b/>
                <w:bCs/>
                <w:sz w:val="20"/>
                <w:szCs w:val="20"/>
              </w:rPr>
            </w:pPr>
            <w:r>
              <w:rPr>
                <w:rFonts w:ascii="Tahoma" w:eastAsia="Times New Roman" w:hAnsi="Tahoma" w:cs="Tahoma"/>
                <w:b/>
                <w:bCs/>
                <w:sz w:val="20"/>
                <w:szCs w:val="20"/>
              </w:rPr>
              <w:lastRenderedPageBreak/>
              <w:t>Tipo de Proyecto</w:t>
            </w:r>
          </w:p>
        </w:tc>
        <w:tc>
          <w:tcPr>
            <w:tcW w:w="428" w:type="dxa"/>
            <w:gridSpan w:val="3"/>
          </w:tcPr>
          <w:p w14:paraId="3CB2A0A9" w14:textId="77777777" w:rsidR="001A4CE5" w:rsidRDefault="001A4CE5" w:rsidP="002157CC">
            <w:pPr>
              <w:rPr>
                <w:rFonts w:ascii="Tahoma" w:eastAsia="Times New Roman" w:hAnsi="Tahoma" w:cs="Tahoma"/>
                <w:b/>
                <w:bCs/>
                <w:sz w:val="20"/>
                <w:szCs w:val="20"/>
              </w:rPr>
            </w:pPr>
          </w:p>
        </w:tc>
        <w:tc>
          <w:tcPr>
            <w:tcW w:w="2530" w:type="dxa"/>
            <w:gridSpan w:val="11"/>
          </w:tcPr>
          <w:p w14:paraId="2BCA5494"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Energía</w:t>
            </w:r>
          </w:p>
        </w:tc>
        <w:tc>
          <w:tcPr>
            <w:tcW w:w="284" w:type="dxa"/>
          </w:tcPr>
          <w:p w14:paraId="0C1B7BCC" w14:textId="77777777" w:rsidR="001A4CE5" w:rsidRPr="00DD630A" w:rsidRDefault="001A4CE5" w:rsidP="002157CC">
            <w:pPr>
              <w:rPr>
                <w:rFonts w:ascii="Tahoma" w:eastAsia="Times New Roman" w:hAnsi="Tahoma" w:cs="Tahoma"/>
                <w:bCs/>
                <w:sz w:val="20"/>
                <w:szCs w:val="20"/>
              </w:rPr>
            </w:pPr>
          </w:p>
        </w:tc>
        <w:tc>
          <w:tcPr>
            <w:tcW w:w="2126" w:type="dxa"/>
            <w:gridSpan w:val="10"/>
          </w:tcPr>
          <w:p w14:paraId="15690645"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Hidráulico</w:t>
            </w:r>
          </w:p>
        </w:tc>
        <w:tc>
          <w:tcPr>
            <w:tcW w:w="425" w:type="dxa"/>
          </w:tcPr>
          <w:p w14:paraId="792251A4" w14:textId="77777777" w:rsidR="001A4CE5" w:rsidRPr="00DD630A" w:rsidRDefault="001A4CE5" w:rsidP="002157CC">
            <w:pPr>
              <w:rPr>
                <w:rFonts w:ascii="Tahoma" w:eastAsia="Times New Roman" w:hAnsi="Tahoma" w:cs="Tahoma"/>
                <w:bCs/>
                <w:sz w:val="20"/>
                <w:szCs w:val="20"/>
              </w:rPr>
            </w:pPr>
          </w:p>
        </w:tc>
        <w:tc>
          <w:tcPr>
            <w:tcW w:w="2310" w:type="dxa"/>
            <w:gridSpan w:val="4"/>
          </w:tcPr>
          <w:p w14:paraId="34A2F2D8"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Inmobiliario</w:t>
            </w:r>
          </w:p>
        </w:tc>
      </w:tr>
      <w:tr w:rsidR="00C85549" w:rsidRPr="00BF27A2" w14:paraId="5B6ECBB4" w14:textId="77777777" w:rsidTr="00C07AFE">
        <w:trPr>
          <w:trHeight w:val="131"/>
        </w:trPr>
        <w:tc>
          <w:tcPr>
            <w:tcW w:w="2395" w:type="dxa"/>
            <w:gridSpan w:val="2"/>
            <w:vMerge/>
          </w:tcPr>
          <w:p w14:paraId="5F75C21C" w14:textId="77777777" w:rsidR="001A4CE5" w:rsidRDefault="001A4CE5" w:rsidP="002157CC">
            <w:pPr>
              <w:rPr>
                <w:rFonts w:ascii="Tahoma" w:eastAsia="Times New Roman" w:hAnsi="Tahoma" w:cs="Tahoma"/>
                <w:b/>
                <w:bCs/>
                <w:sz w:val="20"/>
                <w:szCs w:val="20"/>
              </w:rPr>
            </w:pPr>
          </w:p>
        </w:tc>
        <w:tc>
          <w:tcPr>
            <w:tcW w:w="428" w:type="dxa"/>
            <w:gridSpan w:val="3"/>
          </w:tcPr>
          <w:p w14:paraId="43A4A3AF" w14:textId="77777777" w:rsidR="001A4CE5" w:rsidRDefault="001A4CE5" w:rsidP="002157CC">
            <w:pPr>
              <w:rPr>
                <w:rFonts w:ascii="Tahoma" w:eastAsia="Times New Roman" w:hAnsi="Tahoma" w:cs="Tahoma"/>
                <w:b/>
                <w:bCs/>
                <w:sz w:val="20"/>
                <w:szCs w:val="20"/>
              </w:rPr>
            </w:pPr>
          </w:p>
        </w:tc>
        <w:tc>
          <w:tcPr>
            <w:tcW w:w="2530" w:type="dxa"/>
            <w:gridSpan w:val="11"/>
          </w:tcPr>
          <w:p w14:paraId="1E283F8D"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Agropecuario</w:t>
            </w:r>
          </w:p>
        </w:tc>
        <w:tc>
          <w:tcPr>
            <w:tcW w:w="284" w:type="dxa"/>
          </w:tcPr>
          <w:p w14:paraId="091AC8F0" w14:textId="77777777" w:rsidR="001A4CE5" w:rsidRPr="00DD630A" w:rsidRDefault="001A4CE5" w:rsidP="002157CC">
            <w:pPr>
              <w:rPr>
                <w:rFonts w:ascii="Tahoma" w:eastAsia="Times New Roman" w:hAnsi="Tahoma" w:cs="Tahoma"/>
                <w:bCs/>
                <w:sz w:val="20"/>
                <w:szCs w:val="20"/>
              </w:rPr>
            </w:pPr>
          </w:p>
        </w:tc>
        <w:tc>
          <w:tcPr>
            <w:tcW w:w="2126" w:type="dxa"/>
            <w:gridSpan w:val="10"/>
          </w:tcPr>
          <w:p w14:paraId="639B41F4"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Portuario</w:t>
            </w:r>
          </w:p>
        </w:tc>
        <w:tc>
          <w:tcPr>
            <w:tcW w:w="425" w:type="dxa"/>
          </w:tcPr>
          <w:p w14:paraId="563E1245" w14:textId="77777777" w:rsidR="001A4CE5" w:rsidRPr="00DD630A" w:rsidRDefault="001A4CE5" w:rsidP="002157CC">
            <w:pPr>
              <w:rPr>
                <w:rFonts w:ascii="Tahoma" w:eastAsia="Times New Roman" w:hAnsi="Tahoma" w:cs="Tahoma"/>
                <w:bCs/>
                <w:sz w:val="20"/>
                <w:szCs w:val="20"/>
              </w:rPr>
            </w:pPr>
          </w:p>
        </w:tc>
        <w:tc>
          <w:tcPr>
            <w:tcW w:w="2310" w:type="dxa"/>
            <w:gridSpan w:val="4"/>
          </w:tcPr>
          <w:p w14:paraId="264FB8BC"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Fabril</w:t>
            </w:r>
          </w:p>
        </w:tc>
      </w:tr>
      <w:tr w:rsidR="00C85549" w:rsidRPr="00BF27A2" w14:paraId="08182E2D" w14:textId="77777777" w:rsidTr="00C07AFE">
        <w:trPr>
          <w:trHeight w:val="131"/>
        </w:trPr>
        <w:tc>
          <w:tcPr>
            <w:tcW w:w="2395" w:type="dxa"/>
            <w:gridSpan w:val="2"/>
            <w:vMerge/>
          </w:tcPr>
          <w:p w14:paraId="44899633" w14:textId="77777777" w:rsidR="001A4CE5" w:rsidRDefault="001A4CE5" w:rsidP="002157CC">
            <w:pPr>
              <w:rPr>
                <w:rFonts w:ascii="Tahoma" w:eastAsia="Times New Roman" w:hAnsi="Tahoma" w:cs="Tahoma"/>
                <w:b/>
                <w:bCs/>
                <w:sz w:val="20"/>
                <w:szCs w:val="20"/>
              </w:rPr>
            </w:pPr>
          </w:p>
        </w:tc>
        <w:tc>
          <w:tcPr>
            <w:tcW w:w="428" w:type="dxa"/>
            <w:gridSpan w:val="3"/>
          </w:tcPr>
          <w:p w14:paraId="6D540C40" w14:textId="77777777" w:rsidR="001A4CE5" w:rsidRDefault="001A4CE5" w:rsidP="002157CC">
            <w:pPr>
              <w:rPr>
                <w:rFonts w:ascii="Tahoma" w:eastAsia="Times New Roman" w:hAnsi="Tahoma" w:cs="Tahoma"/>
                <w:b/>
                <w:bCs/>
                <w:sz w:val="20"/>
                <w:szCs w:val="20"/>
              </w:rPr>
            </w:pPr>
          </w:p>
        </w:tc>
        <w:tc>
          <w:tcPr>
            <w:tcW w:w="2530" w:type="dxa"/>
            <w:gridSpan w:val="11"/>
          </w:tcPr>
          <w:p w14:paraId="4C66D867"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Equipamiento</w:t>
            </w:r>
          </w:p>
        </w:tc>
        <w:tc>
          <w:tcPr>
            <w:tcW w:w="284" w:type="dxa"/>
          </w:tcPr>
          <w:p w14:paraId="2088C980" w14:textId="77777777" w:rsidR="001A4CE5" w:rsidRPr="00DD630A" w:rsidRDefault="001A4CE5" w:rsidP="002157CC">
            <w:pPr>
              <w:rPr>
                <w:rFonts w:ascii="Tahoma" w:eastAsia="Times New Roman" w:hAnsi="Tahoma" w:cs="Tahoma"/>
                <w:bCs/>
                <w:sz w:val="20"/>
                <w:szCs w:val="20"/>
              </w:rPr>
            </w:pPr>
          </w:p>
        </w:tc>
        <w:tc>
          <w:tcPr>
            <w:tcW w:w="2126" w:type="dxa"/>
            <w:gridSpan w:val="10"/>
          </w:tcPr>
          <w:p w14:paraId="3AA7046C" w14:textId="77777777" w:rsidR="001A4CE5" w:rsidRPr="00DD630A" w:rsidRDefault="001A4CE5" w:rsidP="002157CC">
            <w:pPr>
              <w:rPr>
                <w:rFonts w:ascii="Tahoma" w:eastAsia="Times New Roman" w:hAnsi="Tahoma" w:cs="Tahoma"/>
                <w:bCs/>
                <w:sz w:val="20"/>
                <w:szCs w:val="20"/>
              </w:rPr>
            </w:pPr>
            <w:r>
              <w:rPr>
                <w:rFonts w:ascii="Tahoma" w:eastAsia="Times New Roman" w:hAnsi="Tahoma" w:cs="Tahoma"/>
                <w:bCs/>
                <w:sz w:val="20"/>
                <w:szCs w:val="20"/>
              </w:rPr>
              <w:t>Saneamiento Ambiental</w:t>
            </w:r>
          </w:p>
        </w:tc>
        <w:tc>
          <w:tcPr>
            <w:tcW w:w="425" w:type="dxa"/>
          </w:tcPr>
          <w:p w14:paraId="346183AB" w14:textId="77777777" w:rsidR="001A4CE5" w:rsidRPr="00DD630A" w:rsidRDefault="001A4CE5" w:rsidP="002157CC">
            <w:pPr>
              <w:rPr>
                <w:rFonts w:ascii="Tahoma" w:eastAsia="Times New Roman" w:hAnsi="Tahoma" w:cs="Tahoma"/>
                <w:bCs/>
                <w:sz w:val="20"/>
                <w:szCs w:val="20"/>
              </w:rPr>
            </w:pPr>
          </w:p>
        </w:tc>
        <w:tc>
          <w:tcPr>
            <w:tcW w:w="2310" w:type="dxa"/>
            <w:gridSpan w:val="4"/>
          </w:tcPr>
          <w:p w14:paraId="1C050832"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Minería</w:t>
            </w:r>
          </w:p>
        </w:tc>
      </w:tr>
      <w:tr w:rsidR="00C85549" w:rsidRPr="00BF27A2" w14:paraId="3447392C" w14:textId="77777777" w:rsidTr="00C07AFE">
        <w:trPr>
          <w:trHeight w:val="131"/>
        </w:trPr>
        <w:tc>
          <w:tcPr>
            <w:tcW w:w="2395" w:type="dxa"/>
            <w:gridSpan w:val="2"/>
            <w:vMerge/>
          </w:tcPr>
          <w:p w14:paraId="22B016D1" w14:textId="77777777" w:rsidR="001A4CE5" w:rsidRDefault="001A4CE5" w:rsidP="002157CC">
            <w:pPr>
              <w:rPr>
                <w:rFonts w:ascii="Tahoma" w:eastAsia="Times New Roman" w:hAnsi="Tahoma" w:cs="Tahoma"/>
                <w:b/>
                <w:bCs/>
                <w:sz w:val="20"/>
                <w:szCs w:val="20"/>
              </w:rPr>
            </w:pPr>
          </w:p>
        </w:tc>
        <w:tc>
          <w:tcPr>
            <w:tcW w:w="428" w:type="dxa"/>
            <w:gridSpan w:val="3"/>
          </w:tcPr>
          <w:p w14:paraId="586818AE" w14:textId="77777777" w:rsidR="001A4CE5" w:rsidRDefault="001A4CE5" w:rsidP="002157CC">
            <w:pPr>
              <w:rPr>
                <w:rFonts w:ascii="Tahoma" w:eastAsia="Times New Roman" w:hAnsi="Tahoma" w:cs="Tahoma"/>
                <w:b/>
                <w:bCs/>
                <w:sz w:val="20"/>
                <w:szCs w:val="20"/>
              </w:rPr>
            </w:pPr>
          </w:p>
        </w:tc>
        <w:tc>
          <w:tcPr>
            <w:tcW w:w="2530" w:type="dxa"/>
            <w:gridSpan w:val="11"/>
          </w:tcPr>
          <w:p w14:paraId="2C87B35D"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Forestal</w:t>
            </w:r>
          </w:p>
        </w:tc>
        <w:tc>
          <w:tcPr>
            <w:tcW w:w="284" w:type="dxa"/>
          </w:tcPr>
          <w:p w14:paraId="6CF8BCB1" w14:textId="77777777" w:rsidR="001A4CE5" w:rsidRPr="00DD630A" w:rsidRDefault="001A4CE5" w:rsidP="002157CC">
            <w:pPr>
              <w:rPr>
                <w:rFonts w:ascii="Tahoma" w:eastAsia="Times New Roman" w:hAnsi="Tahoma" w:cs="Tahoma"/>
                <w:bCs/>
                <w:sz w:val="20"/>
                <w:szCs w:val="20"/>
              </w:rPr>
            </w:pPr>
          </w:p>
        </w:tc>
        <w:tc>
          <w:tcPr>
            <w:tcW w:w="2126" w:type="dxa"/>
            <w:gridSpan w:val="10"/>
          </w:tcPr>
          <w:p w14:paraId="1D6BBE33"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Pesca y Acuicultura</w:t>
            </w:r>
          </w:p>
        </w:tc>
        <w:tc>
          <w:tcPr>
            <w:tcW w:w="425" w:type="dxa"/>
          </w:tcPr>
          <w:p w14:paraId="496C7395" w14:textId="77777777" w:rsidR="001A4CE5" w:rsidRPr="00DD630A" w:rsidRDefault="001A4CE5" w:rsidP="002157CC">
            <w:pPr>
              <w:rPr>
                <w:rFonts w:ascii="Tahoma" w:eastAsia="Times New Roman" w:hAnsi="Tahoma" w:cs="Tahoma"/>
                <w:bCs/>
                <w:sz w:val="20"/>
                <w:szCs w:val="20"/>
              </w:rPr>
            </w:pPr>
          </w:p>
        </w:tc>
        <w:tc>
          <w:tcPr>
            <w:tcW w:w="2310" w:type="dxa"/>
            <w:gridSpan w:val="4"/>
          </w:tcPr>
          <w:p w14:paraId="609AF8CA" w14:textId="77777777" w:rsidR="001A4CE5" w:rsidRPr="00DD630A" w:rsidRDefault="001A4CE5" w:rsidP="002157CC">
            <w:pPr>
              <w:rPr>
                <w:rFonts w:ascii="Tahoma" w:eastAsia="Times New Roman" w:hAnsi="Tahoma" w:cs="Tahoma"/>
                <w:bCs/>
                <w:sz w:val="20"/>
                <w:szCs w:val="20"/>
              </w:rPr>
            </w:pPr>
            <w:r w:rsidRPr="00DD630A">
              <w:rPr>
                <w:rFonts w:ascii="Tahoma" w:eastAsia="Times New Roman" w:hAnsi="Tahoma" w:cs="Tahoma"/>
                <w:bCs/>
                <w:sz w:val="20"/>
                <w:szCs w:val="20"/>
              </w:rPr>
              <w:t>Transporte</w:t>
            </w:r>
          </w:p>
        </w:tc>
      </w:tr>
      <w:tr w:rsidR="00C07AFE" w:rsidRPr="00BF27A2" w14:paraId="78AFCDE2" w14:textId="77777777" w:rsidTr="009E34E1">
        <w:trPr>
          <w:trHeight w:val="131"/>
        </w:trPr>
        <w:tc>
          <w:tcPr>
            <w:tcW w:w="2395" w:type="dxa"/>
            <w:gridSpan w:val="2"/>
            <w:vMerge/>
          </w:tcPr>
          <w:p w14:paraId="2B691405" w14:textId="77777777" w:rsidR="00C07AFE" w:rsidRDefault="00C07AFE" w:rsidP="002157CC">
            <w:pPr>
              <w:rPr>
                <w:rFonts w:ascii="Tahoma" w:eastAsia="Times New Roman" w:hAnsi="Tahoma" w:cs="Tahoma"/>
                <w:b/>
                <w:bCs/>
                <w:sz w:val="20"/>
                <w:szCs w:val="20"/>
              </w:rPr>
            </w:pPr>
          </w:p>
        </w:tc>
        <w:tc>
          <w:tcPr>
            <w:tcW w:w="428" w:type="dxa"/>
            <w:gridSpan w:val="3"/>
          </w:tcPr>
          <w:p w14:paraId="7931BEC8" w14:textId="77777777" w:rsidR="00C07AFE" w:rsidRDefault="00C07AFE" w:rsidP="002157CC">
            <w:pPr>
              <w:rPr>
                <w:rFonts w:ascii="Tahoma" w:eastAsia="Times New Roman" w:hAnsi="Tahoma" w:cs="Tahoma"/>
                <w:b/>
                <w:bCs/>
                <w:sz w:val="20"/>
                <w:szCs w:val="20"/>
              </w:rPr>
            </w:pPr>
          </w:p>
        </w:tc>
        <w:tc>
          <w:tcPr>
            <w:tcW w:w="2530" w:type="dxa"/>
            <w:gridSpan w:val="11"/>
          </w:tcPr>
          <w:p w14:paraId="0470FCFD" w14:textId="61EB0021" w:rsidR="00C07AFE" w:rsidRPr="00DD630A" w:rsidRDefault="00C07AFE" w:rsidP="002157CC">
            <w:pPr>
              <w:rPr>
                <w:rFonts w:ascii="Tahoma" w:eastAsia="Times New Roman" w:hAnsi="Tahoma" w:cs="Tahoma"/>
                <w:bCs/>
                <w:sz w:val="20"/>
                <w:szCs w:val="20"/>
              </w:rPr>
            </w:pPr>
            <w:r>
              <w:rPr>
                <w:rFonts w:ascii="Tahoma" w:eastAsia="Times New Roman" w:hAnsi="Tahoma" w:cs="Tahoma"/>
                <w:bCs/>
                <w:sz w:val="20"/>
                <w:szCs w:val="20"/>
              </w:rPr>
              <w:t>Mejoramientos de camino</w:t>
            </w:r>
          </w:p>
        </w:tc>
        <w:tc>
          <w:tcPr>
            <w:tcW w:w="2410" w:type="dxa"/>
            <w:gridSpan w:val="11"/>
          </w:tcPr>
          <w:p w14:paraId="6BF8BC57" w14:textId="3179CE5C" w:rsidR="00C07AFE" w:rsidRPr="00DD630A" w:rsidRDefault="00C07AFE" w:rsidP="002157CC">
            <w:pPr>
              <w:rPr>
                <w:rFonts w:ascii="Tahoma" w:eastAsia="Times New Roman" w:hAnsi="Tahoma" w:cs="Tahoma"/>
                <w:bCs/>
                <w:sz w:val="20"/>
                <w:szCs w:val="20"/>
              </w:rPr>
            </w:pPr>
            <w:r>
              <w:rPr>
                <w:rFonts w:ascii="Tahoma" w:eastAsia="Times New Roman" w:hAnsi="Tahoma" w:cs="Tahoma"/>
                <w:bCs/>
                <w:sz w:val="20"/>
                <w:szCs w:val="20"/>
              </w:rPr>
              <w:t>Otro (especificar)</w:t>
            </w:r>
          </w:p>
        </w:tc>
        <w:tc>
          <w:tcPr>
            <w:tcW w:w="2735" w:type="dxa"/>
            <w:gridSpan w:val="5"/>
          </w:tcPr>
          <w:p w14:paraId="7AE9DC27" w14:textId="1F68FBDB" w:rsidR="00C07AFE" w:rsidRPr="00DD630A" w:rsidRDefault="009C6532" w:rsidP="002157CC">
            <w:pPr>
              <w:rPr>
                <w:rFonts w:ascii="Tahoma" w:eastAsia="Times New Roman" w:hAnsi="Tahoma" w:cs="Tahoma"/>
                <w:bCs/>
                <w:sz w:val="20"/>
                <w:szCs w:val="20"/>
              </w:rPr>
            </w:pPr>
            <w:ins w:id="8" w:author="Carlos Verdugo Rotella" w:date="2026-05-04T20:46:00Z" w16du:dateUtc="2026-05-05T00:46:00Z">
              <w:r w:rsidRPr="009C6532">
                <w:rPr>
                  <w:rFonts w:ascii="Tahoma" w:eastAsia="Times New Roman" w:hAnsi="Tahoma" w:cs="Tahoma"/>
                  <w:bCs/>
                  <w:sz w:val="20"/>
                  <w:szCs w:val="20"/>
                </w:rPr>
                <w:t>{{</w:t>
              </w:r>
              <w:proofErr w:type="spellStart"/>
              <w:r w:rsidRPr="009C6532">
                <w:rPr>
                  <w:rFonts w:ascii="Tahoma" w:eastAsia="Times New Roman" w:hAnsi="Tahoma" w:cs="Tahoma"/>
                  <w:bCs/>
                  <w:sz w:val="20"/>
                  <w:szCs w:val="20"/>
                </w:rPr>
                <w:t>tipo_proyecto</w:t>
              </w:r>
              <w:proofErr w:type="spellEnd"/>
              <w:r w:rsidRPr="009C6532">
                <w:rPr>
                  <w:rFonts w:ascii="Tahoma" w:eastAsia="Times New Roman" w:hAnsi="Tahoma" w:cs="Tahoma"/>
                  <w:bCs/>
                  <w:sz w:val="20"/>
                  <w:szCs w:val="20"/>
                </w:rPr>
                <w:t>}}</w:t>
              </w:r>
            </w:ins>
          </w:p>
        </w:tc>
      </w:tr>
      <w:tr w:rsidR="00C07AFE" w:rsidRPr="00BF27A2" w14:paraId="6D8D1AFB" w14:textId="77777777" w:rsidTr="00C07AFE">
        <w:trPr>
          <w:trHeight w:val="132"/>
        </w:trPr>
        <w:tc>
          <w:tcPr>
            <w:tcW w:w="10498" w:type="dxa"/>
            <w:gridSpan w:val="32"/>
          </w:tcPr>
          <w:p w14:paraId="5F662B04" w14:textId="77777777" w:rsidR="00C07AFE" w:rsidRPr="00DD630A" w:rsidRDefault="00C07AFE" w:rsidP="002157CC">
            <w:pPr>
              <w:rPr>
                <w:rFonts w:ascii="Tahoma" w:eastAsia="Times New Roman" w:hAnsi="Tahoma" w:cs="Tahoma"/>
                <w:bCs/>
                <w:sz w:val="20"/>
                <w:szCs w:val="20"/>
              </w:rPr>
            </w:pPr>
          </w:p>
        </w:tc>
      </w:tr>
      <w:tr w:rsidR="001A4CE5" w:rsidRPr="00BF27A2" w14:paraId="729993BB" w14:textId="77777777" w:rsidTr="002157CC">
        <w:trPr>
          <w:trHeight w:val="528"/>
        </w:trPr>
        <w:tc>
          <w:tcPr>
            <w:tcW w:w="2395" w:type="dxa"/>
            <w:gridSpan w:val="2"/>
          </w:tcPr>
          <w:p w14:paraId="57E8103B"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Nombre del proyecto:</w:t>
            </w:r>
          </w:p>
        </w:tc>
        <w:tc>
          <w:tcPr>
            <w:tcW w:w="8103" w:type="dxa"/>
            <w:gridSpan w:val="30"/>
          </w:tcPr>
          <w:p w14:paraId="7CC37CD9" w14:textId="214D9B17" w:rsidR="001A4CE5" w:rsidRDefault="00115808" w:rsidP="002157CC">
            <w:pPr>
              <w:rPr>
                <w:rFonts w:ascii="Tahoma" w:eastAsia="Times New Roman" w:hAnsi="Tahoma" w:cs="Tahoma"/>
                <w:b/>
                <w:bCs/>
                <w:sz w:val="20"/>
                <w:szCs w:val="20"/>
              </w:rPr>
            </w:pPr>
            <w:ins w:id="9" w:author="Carlos Verdugo Rotella" w:date="2026-05-04T20:42:00Z" w16du:dateUtc="2026-05-05T00:42:00Z">
              <w:r w:rsidRPr="00115808">
                <w:rPr>
                  <w:rFonts w:ascii="Tahoma" w:eastAsia="Times New Roman" w:hAnsi="Tahoma" w:cs="Tahoma"/>
                  <w:b/>
                  <w:bCs/>
                  <w:sz w:val="20"/>
                  <w:szCs w:val="20"/>
                </w:rPr>
                <w:t>{{</w:t>
              </w:r>
              <w:proofErr w:type="spellStart"/>
              <w:r w:rsidRPr="00115808">
                <w:rPr>
                  <w:rFonts w:ascii="Tahoma" w:eastAsia="Times New Roman" w:hAnsi="Tahoma" w:cs="Tahoma"/>
                  <w:b/>
                  <w:bCs/>
                  <w:sz w:val="20"/>
                  <w:szCs w:val="20"/>
                </w:rPr>
                <w:t>nombre_proyecto</w:t>
              </w:r>
              <w:proofErr w:type="spellEnd"/>
              <w:r w:rsidRPr="00115808">
                <w:rPr>
                  <w:rFonts w:ascii="Tahoma" w:eastAsia="Times New Roman" w:hAnsi="Tahoma" w:cs="Tahoma"/>
                  <w:b/>
                  <w:bCs/>
                  <w:sz w:val="20"/>
                  <w:szCs w:val="20"/>
                </w:rPr>
                <w:t>}}</w:t>
              </w:r>
            </w:ins>
          </w:p>
        </w:tc>
      </w:tr>
      <w:tr w:rsidR="001A4CE5" w:rsidRPr="00BF27A2" w14:paraId="495450E2" w14:textId="77777777" w:rsidTr="002157CC">
        <w:trPr>
          <w:trHeight w:val="450"/>
        </w:trPr>
        <w:tc>
          <w:tcPr>
            <w:tcW w:w="2395" w:type="dxa"/>
            <w:gridSpan w:val="2"/>
            <w:vMerge w:val="restart"/>
          </w:tcPr>
          <w:p w14:paraId="08C5535D" w14:textId="77777777" w:rsidR="001A4CE5" w:rsidRPr="00A9530E" w:rsidRDefault="001A4CE5" w:rsidP="002157CC">
            <w:pPr>
              <w:rPr>
                <w:rFonts w:ascii="Tahoma" w:eastAsia="Times New Roman" w:hAnsi="Tahoma" w:cs="Tahoma"/>
                <w:b/>
                <w:bCs/>
                <w:sz w:val="20"/>
                <w:szCs w:val="20"/>
              </w:rPr>
            </w:pPr>
            <w:r>
              <w:rPr>
                <w:rFonts w:ascii="Tahoma" w:eastAsia="Times New Roman" w:hAnsi="Tahoma" w:cs="Tahoma"/>
                <w:b/>
                <w:bCs/>
                <w:sz w:val="20"/>
                <w:szCs w:val="20"/>
              </w:rPr>
              <w:t>Obra o actividad</w:t>
            </w:r>
          </w:p>
        </w:tc>
        <w:tc>
          <w:tcPr>
            <w:tcW w:w="428" w:type="dxa"/>
            <w:gridSpan w:val="3"/>
          </w:tcPr>
          <w:p w14:paraId="151BD5F4" w14:textId="77777777" w:rsidR="001A4CE5" w:rsidRDefault="001A4CE5" w:rsidP="002157CC">
            <w:pPr>
              <w:rPr>
                <w:rFonts w:ascii="Tahoma" w:eastAsia="Times New Roman" w:hAnsi="Tahoma" w:cs="Tahoma"/>
                <w:b/>
                <w:bCs/>
                <w:sz w:val="20"/>
                <w:szCs w:val="20"/>
              </w:rPr>
            </w:pPr>
          </w:p>
        </w:tc>
        <w:tc>
          <w:tcPr>
            <w:tcW w:w="1986" w:type="dxa"/>
            <w:gridSpan w:val="8"/>
          </w:tcPr>
          <w:p w14:paraId="67EBA9D6" w14:textId="77777777" w:rsidR="001A4CE5" w:rsidRPr="0053157F" w:rsidRDefault="001A4CE5" w:rsidP="002157CC">
            <w:pPr>
              <w:rPr>
                <w:rFonts w:ascii="Tahoma" w:eastAsia="Times New Roman" w:hAnsi="Tahoma" w:cs="Tahoma"/>
                <w:bCs/>
                <w:sz w:val="20"/>
                <w:szCs w:val="20"/>
              </w:rPr>
            </w:pPr>
            <w:r w:rsidRPr="0053157F">
              <w:rPr>
                <w:rFonts w:ascii="Tahoma" w:eastAsia="Times New Roman" w:hAnsi="Tahoma" w:cs="Tahoma"/>
                <w:bCs/>
                <w:sz w:val="20"/>
                <w:szCs w:val="20"/>
              </w:rPr>
              <w:t>Escarpe</w:t>
            </w:r>
          </w:p>
        </w:tc>
        <w:tc>
          <w:tcPr>
            <w:tcW w:w="286" w:type="dxa"/>
            <w:gridSpan w:val="2"/>
          </w:tcPr>
          <w:p w14:paraId="56DF596C" w14:textId="77777777" w:rsidR="001A4CE5" w:rsidRPr="0053157F" w:rsidRDefault="001A4CE5" w:rsidP="002157CC">
            <w:pPr>
              <w:rPr>
                <w:rFonts w:ascii="Tahoma" w:eastAsia="Times New Roman" w:hAnsi="Tahoma" w:cs="Tahoma"/>
                <w:bCs/>
                <w:sz w:val="20"/>
                <w:szCs w:val="20"/>
              </w:rPr>
            </w:pPr>
          </w:p>
        </w:tc>
        <w:tc>
          <w:tcPr>
            <w:tcW w:w="2275" w:type="dxa"/>
            <w:gridSpan w:val="9"/>
          </w:tcPr>
          <w:p w14:paraId="5176668A" w14:textId="77777777" w:rsidR="001A4CE5" w:rsidRPr="0053157F" w:rsidRDefault="001A4CE5" w:rsidP="002157CC">
            <w:pPr>
              <w:rPr>
                <w:rFonts w:ascii="Tahoma" w:eastAsia="Times New Roman" w:hAnsi="Tahoma" w:cs="Tahoma"/>
                <w:bCs/>
                <w:sz w:val="20"/>
                <w:szCs w:val="20"/>
              </w:rPr>
            </w:pPr>
            <w:r w:rsidRPr="0053157F">
              <w:rPr>
                <w:rFonts w:ascii="Tahoma" w:eastAsia="Times New Roman" w:hAnsi="Tahoma" w:cs="Tahoma"/>
                <w:bCs/>
                <w:sz w:val="20"/>
                <w:szCs w:val="20"/>
              </w:rPr>
              <w:t>Limpieza vegetación</w:t>
            </w:r>
          </w:p>
        </w:tc>
        <w:tc>
          <w:tcPr>
            <w:tcW w:w="283" w:type="dxa"/>
            <w:gridSpan w:val="2"/>
          </w:tcPr>
          <w:p w14:paraId="4648A1F6" w14:textId="77777777" w:rsidR="001A4CE5" w:rsidRPr="0053157F" w:rsidRDefault="001A4CE5" w:rsidP="002157CC">
            <w:pPr>
              <w:rPr>
                <w:rFonts w:ascii="Tahoma" w:eastAsia="Times New Roman" w:hAnsi="Tahoma" w:cs="Tahoma"/>
                <w:bCs/>
                <w:sz w:val="20"/>
                <w:szCs w:val="20"/>
              </w:rPr>
            </w:pPr>
          </w:p>
        </w:tc>
        <w:tc>
          <w:tcPr>
            <w:tcW w:w="2845" w:type="dxa"/>
            <w:gridSpan w:val="6"/>
          </w:tcPr>
          <w:p w14:paraId="6B7A2E6F" w14:textId="77777777" w:rsidR="001A4CE5" w:rsidRPr="0053157F" w:rsidRDefault="001A4CE5" w:rsidP="002157CC">
            <w:pPr>
              <w:rPr>
                <w:rFonts w:ascii="Tahoma" w:eastAsia="Times New Roman" w:hAnsi="Tahoma" w:cs="Tahoma"/>
                <w:bCs/>
                <w:sz w:val="20"/>
                <w:szCs w:val="20"/>
              </w:rPr>
            </w:pPr>
            <w:r>
              <w:rPr>
                <w:rFonts w:ascii="Tahoma" w:eastAsia="Times New Roman" w:hAnsi="Tahoma" w:cs="Tahoma"/>
                <w:bCs/>
                <w:sz w:val="20"/>
                <w:szCs w:val="20"/>
              </w:rPr>
              <w:t>Roce de vegetación</w:t>
            </w:r>
          </w:p>
        </w:tc>
      </w:tr>
      <w:tr w:rsidR="001A4CE5" w:rsidRPr="00BF27A2" w14:paraId="73644E3D" w14:textId="77777777" w:rsidTr="002157CC">
        <w:trPr>
          <w:trHeight w:val="450"/>
        </w:trPr>
        <w:tc>
          <w:tcPr>
            <w:tcW w:w="2395" w:type="dxa"/>
            <w:gridSpan w:val="2"/>
            <w:vMerge/>
          </w:tcPr>
          <w:p w14:paraId="42AFD1FB" w14:textId="77777777" w:rsidR="001A4CE5" w:rsidRDefault="001A4CE5" w:rsidP="002157CC">
            <w:pPr>
              <w:rPr>
                <w:rFonts w:ascii="Tahoma" w:eastAsia="Times New Roman" w:hAnsi="Tahoma" w:cs="Tahoma"/>
                <w:b/>
                <w:bCs/>
                <w:sz w:val="20"/>
                <w:szCs w:val="20"/>
              </w:rPr>
            </w:pPr>
          </w:p>
        </w:tc>
        <w:tc>
          <w:tcPr>
            <w:tcW w:w="428" w:type="dxa"/>
            <w:gridSpan w:val="3"/>
          </w:tcPr>
          <w:p w14:paraId="6E1768E4" w14:textId="77777777" w:rsidR="001A4CE5" w:rsidRDefault="001A4CE5" w:rsidP="002157CC">
            <w:pPr>
              <w:rPr>
                <w:rFonts w:ascii="Tahoma" w:eastAsia="Times New Roman" w:hAnsi="Tahoma" w:cs="Tahoma"/>
                <w:b/>
                <w:bCs/>
                <w:sz w:val="20"/>
                <w:szCs w:val="20"/>
              </w:rPr>
            </w:pPr>
          </w:p>
        </w:tc>
        <w:tc>
          <w:tcPr>
            <w:tcW w:w="1986" w:type="dxa"/>
            <w:gridSpan w:val="8"/>
          </w:tcPr>
          <w:p w14:paraId="131FE373" w14:textId="77777777" w:rsidR="001A4CE5" w:rsidRPr="0053157F" w:rsidRDefault="001A4CE5" w:rsidP="002157CC">
            <w:pPr>
              <w:rPr>
                <w:rFonts w:ascii="Tahoma" w:eastAsia="Times New Roman" w:hAnsi="Tahoma" w:cs="Tahoma"/>
                <w:bCs/>
                <w:sz w:val="20"/>
                <w:szCs w:val="20"/>
              </w:rPr>
            </w:pPr>
            <w:r>
              <w:rPr>
                <w:rFonts w:ascii="Tahoma" w:eastAsia="Times New Roman" w:hAnsi="Tahoma" w:cs="Tahoma"/>
                <w:bCs/>
                <w:sz w:val="20"/>
                <w:szCs w:val="20"/>
              </w:rPr>
              <w:t>Excavaciones</w:t>
            </w:r>
          </w:p>
        </w:tc>
        <w:tc>
          <w:tcPr>
            <w:tcW w:w="286" w:type="dxa"/>
            <w:gridSpan w:val="2"/>
          </w:tcPr>
          <w:p w14:paraId="4965668D" w14:textId="77777777" w:rsidR="001A4CE5" w:rsidRPr="0053157F" w:rsidRDefault="001A4CE5" w:rsidP="002157CC">
            <w:pPr>
              <w:rPr>
                <w:rFonts w:ascii="Tahoma" w:eastAsia="Times New Roman" w:hAnsi="Tahoma" w:cs="Tahoma"/>
                <w:bCs/>
                <w:sz w:val="20"/>
                <w:szCs w:val="20"/>
              </w:rPr>
            </w:pPr>
          </w:p>
        </w:tc>
        <w:tc>
          <w:tcPr>
            <w:tcW w:w="2275" w:type="dxa"/>
            <w:gridSpan w:val="9"/>
          </w:tcPr>
          <w:p w14:paraId="521C1CC4" w14:textId="77777777" w:rsidR="001A4CE5" w:rsidRPr="0053157F" w:rsidRDefault="001A4CE5" w:rsidP="002157CC">
            <w:pPr>
              <w:rPr>
                <w:rFonts w:ascii="Tahoma" w:eastAsia="Times New Roman" w:hAnsi="Tahoma" w:cs="Tahoma"/>
                <w:bCs/>
                <w:sz w:val="20"/>
                <w:szCs w:val="20"/>
              </w:rPr>
            </w:pPr>
            <w:r>
              <w:rPr>
                <w:rFonts w:ascii="Tahoma" w:eastAsia="Times New Roman" w:hAnsi="Tahoma" w:cs="Tahoma"/>
                <w:bCs/>
                <w:sz w:val="20"/>
                <w:szCs w:val="20"/>
              </w:rPr>
              <w:t>Extracción de Áridos</w:t>
            </w:r>
          </w:p>
        </w:tc>
        <w:tc>
          <w:tcPr>
            <w:tcW w:w="283" w:type="dxa"/>
            <w:gridSpan w:val="2"/>
          </w:tcPr>
          <w:p w14:paraId="1B887A79" w14:textId="77777777" w:rsidR="001A4CE5" w:rsidRPr="0053157F" w:rsidRDefault="001A4CE5" w:rsidP="002157CC">
            <w:pPr>
              <w:rPr>
                <w:rFonts w:ascii="Tahoma" w:eastAsia="Times New Roman" w:hAnsi="Tahoma" w:cs="Tahoma"/>
                <w:bCs/>
                <w:sz w:val="20"/>
                <w:szCs w:val="20"/>
              </w:rPr>
            </w:pPr>
          </w:p>
        </w:tc>
        <w:tc>
          <w:tcPr>
            <w:tcW w:w="2845" w:type="dxa"/>
            <w:gridSpan w:val="6"/>
          </w:tcPr>
          <w:p w14:paraId="5DCF43AE" w14:textId="77777777" w:rsidR="001A4CE5" w:rsidRPr="0053157F" w:rsidRDefault="001A4CE5" w:rsidP="002157CC">
            <w:pPr>
              <w:rPr>
                <w:rFonts w:ascii="Tahoma" w:eastAsia="Times New Roman" w:hAnsi="Tahoma" w:cs="Tahoma"/>
                <w:bCs/>
                <w:sz w:val="20"/>
                <w:szCs w:val="20"/>
              </w:rPr>
            </w:pPr>
            <w:r>
              <w:rPr>
                <w:rFonts w:ascii="Tahoma" w:eastAsia="Times New Roman" w:hAnsi="Tahoma" w:cs="Tahoma"/>
                <w:bCs/>
                <w:sz w:val="20"/>
                <w:szCs w:val="20"/>
              </w:rPr>
              <w:t xml:space="preserve">Instalación de postes  </w:t>
            </w:r>
          </w:p>
        </w:tc>
      </w:tr>
      <w:tr w:rsidR="001A4CE5" w:rsidRPr="00BF27A2" w14:paraId="46639D1B" w14:textId="77777777" w:rsidTr="002157CC">
        <w:trPr>
          <w:trHeight w:val="450"/>
        </w:trPr>
        <w:tc>
          <w:tcPr>
            <w:tcW w:w="2395" w:type="dxa"/>
            <w:gridSpan w:val="2"/>
            <w:vMerge/>
          </w:tcPr>
          <w:p w14:paraId="6A1A66CE" w14:textId="77777777" w:rsidR="001A4CE5" w:rsidRDefault="001A4CE5" w:rsidP="002157CC">
            <w:pPr>
              <w:rPr>
                <w:rFonts w:ascii="Tahoma" w:eastAsia="Times New Roman" w:hAnsi="Tahoma" w:cs="Tahoma"/>
                <w:b/>
                <w:bCs/>
                <w:sz w:val="20"/>
                <w:szCs w:val="20"/>
              </w:rPr>
            </w:pPr>
          </w:p>
        </w:tc>
        <w:tc>
          <w:tcPr>
            <w:tcW w:w="428" w:type="dxa"/>
            <w:gridSpan w:val="3"/>
          </w:tcPr>
          <w:p w14:paraId="11E6D537" w14:textId="77777777" w:rsidR="001A4CE5" w:rsidRDefault="001A4CE5" w:rsidP="002157CC">
            <w:pPr>
              <w:rPr>
                <w:rFonts w:ascii="Tahoma" w:eastAsia="Times New Roman" w:hAnsi="Tahoma" w:cs="Tahoma"/>
                <w:b/>
                <w:bCs/>
                <w:sz w:val="20"/>
                <w:szCs w:val="20"/>
              </w:rPr>
            </w:pPr>
          </w:p>
        </w:tc>
        <w:tc>
          <w:tcPr>
            <w:tcW w:w="1986" w:type="dxa"/>
            <w:gridSpan w:val="8"/>
          </w:tcPr>
          <w:p w14:paraId="5F8E536E" w14:textId="77777777" w:rsidR="001A4CE5" w:rsidRDefault="001A4CE5" w:rsidP="002157CC">
            <w:pPr>
              <w:rPr>
                <w:rFonts w:ascii="Tahoma" w:eastAsia="Times New Roman" w:hAnsi="Tahoma" w:cs="Tahoma"/>
                <w:bCs/>
                <w:sz w:val="20"/>
                <w:szCs w:val="20"/>
              </w:rPr>
            </w:pPr>
            <w:r>
              <w:rPr>
                <w:rFonts w:ascii="Tahoma" w:eastAsia="Times New Roman" w:hAnsi="Tahoma" w:cs="Tahoma"/>
                <w:bCs/>
                <w:sz w:val="20"/>
                <w:szCs w:val="20"/>
              </w:rPr>
              <w:t>Arado</w:t>
            </w:r>
          </w:p>
        </w:tc>
        <w:tc>
          <w:tcPr>
            <w:tcW w:w="286" w:type="dxa"/>
            <w:gridSpan w:val="2"/>
          </w:tcPr>
          <w:p w14:paraId="7223827E" w14:textId="77777777" w:rsidR="001A4CE5" w:rsidRPr="0053157F" w:rsidRDefault="001A4CE5" w:rsidP="002157CC">
            <w:pPr>
              <w:rPr>
                <w:rFonts w:ascii="Tahoma" w:eastAsia="Times New Roman" w:hAnsi="Tahoma" w:cs="Tahoma"/>
                <w:bCs/>
                <w:sz w:val="20"/>
                <w:szCs w:val="20"/>
              </w:rPr>
            </w:pPr>
          </w:p>
        </w:tc>
        <w:tc>
          <w:tcPr>
            <w:tcW w:w="2275" w:type="dxa"/>
            <w:gridSpan w:val="9"/>
          </w:tcPr>
          <w:p w14:paraId="57520C51" w14:textId="77777777" w:rsidR="001A4CE5" w:rsidRDefault="001A4CE5" w:rsidP="002157CC">
            <w:pPr>
              <w:rPr>
                <w:rFonts w:ascii="Tahoma" w:eastAsia="Times New Roman" w:hAnsi="Tahoma" w:cs="Tahoma"/>
                <w:bCs/>
                <w:sz w:val="20"/>
                <w:szCs w:val="20"/>
              </w:rPr>
            </w:pPr>
            <w:r>
              <w:rPr>
                <w:rFonts w:ascii="Tahoma" w:eastAsia="Times New Roman" w:hAnsi="Tahoma" w:cs="Tahoma"/>
                <w:bCs/>
                <w:sz w:val="20"/>
                <w:szCs w:val="20"/>
              </w:rPr>
              <w:t>Paso de vehículos motorizados</w:t>
            </w:r>
          </w:p>
        </w:tc>
        <w:tc>
          <w:tcPr>
            <w:tcW w:w="283" w:type="dxa"/>
            <w:gridSpan w:val="2"/>
          </w:tcPr>
          <w:p w14:paraId="01AF5286" w14:textId="77777777" w:rsidR="001A4CE5" w:rsidRPr="0053157F" w:rsidRDefault="001A4CE5" w:rsidP="002157CC">
            <w:pPr>
              <w:rPr>
                <w:rFonts w:ascii="Tahoma" w:eastAsia="Times New Roman" w:hAnsi="Tahoma" w:cs="Tahoma"/>
                <w:bCs/>
                <w:sz w:val="20"/>
                <w:szCs w:val="20"/>
              </w:rPr>
            </w:pPr>
          </w:p>
        </w:tc>
        <w:tc>
          <w:tcPr>
            <w:tcW w:w="2845" w:type="dxa"/>
            <w:gridSpan w:val="6"/>
          </w:tcPr>
          <w:p w14:paraId="3DFDA304" w14:textId="77777777" w:rsidR="001A4CE5" w:rsidRDefault="001A4CE5" w:rsidP="002157CC">
            <w:pPr>
              <w:rPr>
                <w:rFonts w:ascii="Tahoma" w:eastAsia="Times New Roman" w:hAnsi="Tahoma" w:cs="Tahoma"/>
                <w:bCs/>
                <w:sz w:val="20"/>
                <w:szCs w:val="20"/>
              </w:rPr>
            </w:pPr>
            <w:r>
              <w:rPr>
                <w:rFonts w:ascii="Tahoma" w:eastAsia="Times New Roman" w:hAnsi="Tahoma" w:cs="Tahoma"/>
                <w:bCs/>
                <w:sz w:val="20"/>
                <w:szCs w:val="20"/>
              </w:rPr>
              <w:t>Cambio Pavimentos</w:t>
            </w:r>
          </w:p>
        </w:tc>
      </w:tr>
      <w:tr w:rsidR="001A4CE5" w:rsidRPr="00BF27A2" w14:paraId="0E06A03D" w14:textId="77777777" w:rsidTr="002157CC">
        <w:trPr>
          <w:trHeight w:val="186"/>
        </w:trPr>
        <w:tc>
          <w:tcPr>
            <w:tcW w:w="2395" w:type="dxa"/>
            <w:gridSpan w:val="2"/>
            <w:vMerge/>
          </w:tcPr>
          <w:p w14:paraId="768EFEAE" w14:textId="77777777" w:rsidR="001A4CE5" w:rsidRDefault="001A4CE5" w:rsidP="002157CC">
            <w:pPr>
              <w:rPr>
                <w:rFonts w:ascii="Tahoma" w:eastAsia="Times New Roman" w:hAnsi="Tahoma" w:cs="Tahoma"/>
                <w:b/>
                <w:bCs/>
                <w:sz w:val="20"/>
                <w:szCs w:val="20"/>
              </w:rPr>
            </w:pPr>
          </w:p>
        </w:tc>
        <w:tc>
          <w:tcPr>
            <w:tcW w:w="2423" w:type="dxa"/>
            <w:gridSpan w:val="12"/>
          </w:tcPr>
          <w:p w14:paraId="66CD4C4C" w14:textId="77777777" w:rsidR="001A4CE5" w:rsidRPr="0053157F" w:rsidRDefault="001A4CE5" w:rsidP="002157CC">
            <w:pPr>
              <w:rPr>
                <w:rFonts w:ascii="Tahoma" w:eastAsia="Times New Roman" w:hAnsi="Tahoma" w:cs="Tahoma"/>
                <w:bCs/>
                <w:sz w:val="20"/>
                <w:szCs w:val="20"/>
              </w:rPr>
            </w:pPr>
            <w:r w:rsidRPr="0053157F">
              <w:rPr>
                <w:rFonts w:ascii="Tahoma" w:eastAsia="Times New Roman" w:hAnsi="Tahoma" w:cs="Tahoma"/>
                <w:bCs/>
                <w:sz w:val="20"/>
                <w:szCs w:val="20"/>
              </w:rPr>
              <w:t>Otro (especificar)</w:t>
            </w:r>
          </w:p>
        </w:tc>
        <w:tc>
          <w:tcPr>
            <w:tcW w:w="5680" w:type="dxa"/>
            <w:gridSpan w:val="18"/>
          </w:tcPr>
          <w:p w14:paraId="6CF4FFCF" w14:textId="586C9518" w:rsidR="001A4CE5" w:rsidRDefault="008E1482" w:rsidP="002157CC">
            <w:pPr>
              <w:rPr>
                <w:rFonts w:ascii="Tahoma" w:eastAsia="Times New Roman" w:hAnsi="Tahoma" w:cs="Tahoma"/>
                <w:bCs/>
                <w:sz w:val="20"/>
                <w:szCs w:val="20"/>
              </w:rPr>
            </w:pPr>
            <w:ins w:id="10" w:author="Carlos Verdugo Rotella" w:date="2026-05-04T20:46:00Z" w16du:dateUtc="2026-05-05T00:46:00Z">
              <w:r w:rsidRPr="008E1482">
                <w:rPr>
                  <w:rFonts w:ascii="Tahoma" w:eastAsia="Times New Roman" w:hAnsi="Tahoma" w:cs="Tahoma"/>
                  <w:bCs/>
                  <w:sz w:val="20"/>
                  <w:szCs w:val="20"/>
                </w:rPr>
                <w:t>{{</w:t>
              </w:r>
              <w:proofErr w:type="spellStart"/>
              <w:r w:rsidRPr="008E1482">
                <w:rPr>
                  <w:rFonts w:ascii="Tahoma" w:eastAsia="Times New Roman" w:hAnsi="Tahoma" w:cs="Tahoma"/>
                  <w:bCs/>
                  <w:sz w:val="20"/>
                  <w:szCs w:val="20"/>
                </w:rPr>
                <w:t>obra_actividad</w:t>
              </w:r>
              <w:proofErr w:type="spellEnd"/>
              <w:r w:rsidRPr="008E1482">
                <w:rPr>
                  <w:rFonts w:ascii="Tahoma" w:eastAsia="Times New Roman" w:hAnsi="Tahoma" w:cs="Tahoma"/>
                  <w:bCs/>
                  <w:sz w:val="20"/>
                  <w:szCs w:val="20"/>
                </w:rPr>
                <w:t>}}</w:t>
              </w:r>
            </w:ins>
          </w:p>
        </w:tc>
      </w:tr>
      <w:tr w:rsidR="001A4CE5" w:rsidRPr="00BF27A2" w14:paraId="7740BAA9" w14:textId="77777777" w:rsidTr="002157CC">
        <w:trPr>
          <w:trHeight w:val="218"/>
        </w:trPr>
        <w:tc>
          <w:tcPr>
            <w:tcW w:w="10498" w:type="dxa"/>
            <w:gridSpan w:val="32"/>
          </w:tcPr>
          <w:p w14:paraId="2F3DF730" w14:textId="77777777" w:rsidR="001A4CE5" w:rsidRDefault="001A4CE5" w:rsidP="002157CC">
            <w:pPr>
              <w:rPr>
                <w:rFonts w:ascii="Tahoma" w:eastAsia="Times New Roman" w:hAnsi="Tahoma" w:cs="Tahoma"/>
                <w:bCs/>
                <w:sz w:val="20"/>
                <w:szCs w:val="20"/>
              </w:rPr>
            </w:pPr>
          </w:p>
        </w:tc>
      </w:tr>
      <w:tr w:rsidR="001A4CE5" w:rsidRPr="00BF27A2" w14:paraId="0B40C35D" w14:textId="77777777" w:rsidTr="002157CC">
        <w:trPr>
          <w:trHeight w:val="368"/>
        </w:trPr>
        <w:tc>
          <w:tcPr>
            <w:tcW w:w="10498" w:type="dxa"/>
            <w:gridSpan w:val="32"/>
            <w:shd w:val="clear" w:color="auto" w:fill="C6D9F1" w:themeFill="text2" w:themeFillTint="33"/>
          </w:tcPr>
          <w:p w14:paraId="0945D784" w14:textId="77777777" w:rsidR="001A4CE5" w:rsidRDefault="001A4CE5" w:rsidP="002157CC">
            <w:pPr>
              <w:pStyle w:val="ListParagraph"/>
              <w:rPr>
                <w:rFonts w:ascii="Tahoma" w:eastAsia="Times New Roman" w:hAnsi="Tahoma" w:cs="Tahoma"/>
                <w:b/>
                <w:bCs/>
                <w:sz w:val="20"/>
                <w:szCs w:val="20"/>
              </w:rPr>
            </w:pPr>
          </w:p>
          <w:p w14:paraId="576988A4" w14:textId="77777777" w:rsidR="001A4CE5" w:rsidRDefault="001A4CE5" w:rsidP="002157CC">
            <w:pPr>
              <w:pStyle w:val="ListParagraph"/>
              <w:numPr>
                <w:ilvl w:val="0"/>
                <w:numId w:val="23"/>
              </w:numPr>
              <w:rPr>
                <w:rFonts w:ascii="Tahoma" w:eastAsia="Times New Roman" w:hAnsi="Tahoma" w:cs="Tahoma"/>
                <w:b/>
                <w:bCs/>
                <w:sz w:val="20"/>
                <w:szCs w:val="20"/>
              </w:rPr>
            </w:pPr>
            <w:r w:rsidRPr="004968F5">
              <w:rPr>
                <w:rFonts w:ascii="Tahoma" w:eastAsia="Times New Roman" w:hAnsi="Tahoma" w:cs="Tahoma"/>
                <w:b/>
                <w:bCs/>
                <w:sz w:val="20"/>
                <w:szCs w:val="20"/>
              </w:rPr>
              <w:t>UBICACIÓN</w:t>
            </w:r>
            <w:r>
              <w:rPr>
                <w:rFonts w:ascii="Tahoma" w:eastAsia="Times New Roman" w:hAnsi="Tahoma" w:cs="Tahoma"/>
                <w:b/>
                <w:bCs/>
                <w:sz w:val="20"/>
                <w:szCs w:val="20"/>
              </w:rPr>
              <w:t>*</w:t>
            </w:r>
          </w:p>
          <w:p w14:paraId="06ABE36F" w14:textId="77777777" w:rsidR="001A4CE5" w:rsidRPr="004968F5" w:rsidRDefault="001A4CE5" w:rsidP="002157CC">
            <w:pPr>
              <w:pStyle w:val="ListParagraph"/>
              <w:rPr>
                <w:rFonts w:ascii="Tahoma" w:eastAsia="Times New Roman" w:hAnsi="Tahoma" w:cs="Tahoma"/>
                <w:b/>
                <w:bCs/>
                <w:sz w:val="20"/>
                <w:szCs w:val="20"/>
              </w:rPr>
            </w:pPr>
          </w:p>
        </w:tc>
      </w:tr>
      <w:tr w:rsidR="001A4CE5" w:rsidRPr="00BF27A2" w14:paraId="5797FC91" w14:textId="77777777" w:rsidTr="002157CC">
        <w:trPr>
          <w:trHeight w:val="483"/>
        </w:trPr>
        <w:tc>
          <w:tcPr>
            <w:tcW w:w="2408" w:type="dxa"/>
            <w:gridSpan w:val="3"/>
            <w:vMerge w:val="restart"/>
          </w:tcPr>
          <w:p w14:paraId="4E937670" w14:textId="2FCE8B60" w:rsidR="001A4CE5" w:rsidRPr="0053157F" w:rsidRDefault="001A4CE5" w:rsidP="002157CC">
            <w:pPr>
              <w:rPr>
                <w:rFonts w:ascii="Tahoma" w:eastAsia="Times New Roman" w:hAnsi="Tahoma" w:cs="Tahoma"/>
                <w:b/>
                <w:bCs/>
                <w:sz w:val="20"/>
                <w:szCs w:val="20"/>
              </w:rPr>
            </w:pPr>
            <w:r w:rsidRPr="0053157F">
              <w:rPr>
                <w:rFonts w:ascii="Tahoma" w:eastAsia="Times New Roman" w:hAnsi="Tahoma" w:cs="Tahoma"/>
                <w:b/>
                <w:bCs/>
                <w:sz w:val="20"/>
                <w:szCs w:val="20"/>
              </w:rPr>
              <w:t>Dirección</w:t>
            </w:r>
            <w:r w:rsidR="00C07AFE">
              <w:rPr>
                <w:rFonts w:ascii="Tahoma" w:eastAsia="Times New Roman" w:hAnsi="Tahoma" w:cs="Tahoma"/>
                <w:b/>
                <w:bCs/>
                <w:sz w:val="20"/>
                <w:szCs w:val="20"/>
              </w:rPr>
              <w:t>*</w:t>
            </w:r>
          </w:p>
        </w:tc>
        <w:tc>
          <w:tcPr>
            <w:tcW w:w="4246" w:type="dxa"/>
            <w:gridSpan w:val="19"/>
          </w:tcPr>
          <w:p w14:paraId="3937D287" w14:textId="77777777" w:rsidR="001A4CE5" w:rsidRDefault="001A4CE5" w:rsidP="002157CC">
            <w:pPr>
              <w:rPr>
                <w:ins w:id="11" w:author="Carlos Verdugo Rotella" w:date="2026-05-04T20:43:00Z" w16du:dateUtc="2026-05-05T00:43:00Z"/>
              </w:rPr>
            </w:pPr>
            <w:r w:rsidRPr="00213D53">
              <w:t>Región</w:t>
            </w:r>
          </w:p>
          <w:p w14:paraId="0A33949C" w14:textId="41EBBDAA" w:rsidR="002570E9" w:rsidRPr="00BF27A2" w:rsidRDefault="002D7BD7" w:rsidP="002157CC">
            <w:pPr>
              <w:rPr>
                <w:rFonts w:ascii="Tahoma" w:eastAsia="Times New Roman" w:hAnsi="Tahoma" w:cs="Tahoma"/>
                <w:bCs/>
                <w:sz w:val="20"/>
                <w:szCs w:val="20"/>
              </w:rPr>
            </w:pPr>
            <w:ins w:id="12" w:author="Carlos Verdugo Rotella" w:date="2026-05-04T20:43:00Z" w16du:dateUtc="2026-05-05T00:43:00Z">
              <w:r w:rsidRPr="002D7BD7">
                <w:rPr>
                  <w:rFonts w:ascii="Tahoma" w:eastAsia="Times New Roman" w:hAnsi="Tahoma" w:cs="Tahoma"/>
                  <w:bCs/>
                  <w:sz w:val="20"/>
                  <w:szCs w:val="20"/>
                </w:rPr>
                <w:t>{{</w:t>
              </w:r>
              <w:proofErr w:type="spellStart"/>
              <w:r w:rsidRPr="002D7BD7">
                <w:rPr>
                  <w:rFonts w:ascii="Tahoma" w:eastAsia="Times New Roman" w:hAnsi="Tahoma" w:cs="Tahoma"/>
                  <w:bCs/>
                  <w:sz w:val="20"/>
                  <w:szCs w:val="20"/>
                </w:rPr>
                <w:t>region</w:t>
              </w:r>
              <w:proofErr w:type="spellEnd"/>
              <w:r w:rsidRPr="002D7BD7">
                <w:rPr>
                  <w:rFonts w:ascii="Tahoma" w:eastAsia="Times New Roman" w:hAnsi="Tahoma" w:cs="Tahoma"/>
                  <w:bCs/>
                  <w:sz w:val="20"/>
                  <w:szCs w:val="20"/>
                </w:rPr>
                <w:t>}}</w:t>
              </w:r>
            </w:ins>
          </w:p>
        </w:tc>
        <w:tc>
          <w:tcPr>
            <w:tcW w:w="3844" w:type="dxa"/>
            <w:gridSpan w:val="10"/>
          </w:tcPr>
          <w:p w14:paraId="77D8EA0D" w14:textId="1ABFE6C4" w:rsidR="001A4CE5" w:rsidRPr="00BF27A2" w:rsidRDefault="001A4CE5" w:rsidP="002157CC">
            <w:pPr>
              <w:rPr>
                <w:rFonts w:ascii="Tahoma" w:eastAsia="Times New Roman" w:hAnsi="Tahoma" w:cs="Tahoma"/>
                <w:bCs/>
                <w:sz w:val="20"/>
                <w:szCs w:val="20"/>
              </w:rPr>
            </w:pPr>
            <w:r>
              <w:rPr>
                <w:rFonts w:ascii="Tahoma" w:eastAsia="Times New Roman" w:hAnsi="Tahoma" w:cs="Tahoma"/>
                <w:bCs/>
                <w:sz w:val="20"/>
                <w:szCs w:val="20"/>
              </w:rPr>
              <w:t>C</w:t>
            </w:r>
            <w:r w:rsidR="00C217AD">
              <w:rPr>
                <w:rFonts w:ascii="Tahoma" w:eastAsia="Times New Roman" w:hAnsi="Tahoma" w:cs="Tahoma"/>
                <w:bCs/>
                <w:sz w:val="20"/>
                <w:szCs w:val="20"/>
              </w:rPr>
              <w:t xml:space="preserve">iudad o </w:t>
            </w:r>
          </w:p>
        </w:tc>
      </w:tr>
      <w:tr w:rsidR="001A4CE5" w:rsidRPr="00BF27A2" w14:paraId="1E76560E" w14:textId="77777777" w:rsidTr="002157CC">
        <w:trPr>
          <w:trHeight w:val="483"/>
        </w:trPr>
        <w:tc>
          <w:tcPr>
            <w:tcW w:w="2408" w:type="dxa"/>
            <w:gridSpan w:val="3"/>
            <w:vMerge/>
          </w:tcPr>
          <w:p w14:paraId="7CC12CA6" w14:textId="77777777" w:rsidR="001A4CE5" w:rsidRPr="0053157F" w:rsidRDefault="001A4CE5" w:rsidP="002157CC">
            <w:pPr>
              <w:rPr>
                <w:rFonts w:ascii="Tahoma" w:eastAsia="Times New Roman" w:hAnsi="Tahoma" w:cs="Tahoma"/>
                <w:b/>
                <w:bCs/>
                <w:sz w:val="20"/>
                <w:szCs w:val="20"/>
              </w:rPr>
            </w:pPr>
          </w:p>
        </w:tc>
        <w:tc>
          <w:tcPr>
            <w:tcW w:w="2022" w:type="dxa"/>
            <w:gridSpan w:val="9"/>
          </w:tcPr>
          <w:p w14:paraId="19DAE4AD" w14:textId="4F04BDFA" w:rsidR="001A4CE5" w:rsidRDefault="001A4CE5" w:rsidP="002157CC">
            <w:pPr>
              <w:rPr>
                <w:rFonts w:ascii="Tahoma" w:eastAsia="Times New Roman" w:hAnsi="Tahoma" w:cs="Tahoma"/>
                <w:b/>
                <w:bCs/>
                <w:sz w:val="20"/>
                <w:szCs w:val="20"/>
              </w:rPr>
            </w:pPr>
            <w:r w:rsidRPr="00DD630A">
              <w:rPr>
                <w:rFonts w:ascii="Tahoma" w:eastAsia="Times New Roman" w:hAnsi="Tahoma" w:cs="Tahoma"/>
                <w:bCs/>
                <w:sz w:val="20"/>
                <w:szCs w:val="20"/>
              </w:rPr>
              <w:t>C</w:t>
            </w:r>
            <w:r w:rsidR="00C217AD">
              <w:rPr>
                <w:rFonts w:ascii="Tahoma" w:eastAsia="Times New Roman" w:hAnsi="Tahoma" w:cs="Tahoma"/>
                <w:bCs/>
                <w:sz w:val="20"/>
                <w:szCs w:val="20"/>
              </w:rPr>
              <w:t>alle</w:t>
            </w:r>
          </w:p>
        </w:tc>
        <w:tc>
          <w:tcPr>
            <w:tcW w:w="2022" w:type="dxa"/>
            <w:gridSpan w:val="8"/>
          </w:tcPr>
          <w:p w14:paraId="4D13EE12" w14:textId="77777777" w:rsidR="001A4CE5" w:rsidRDefault="001A4CE5" w:rsidP="002157CC">
            <w:pPr>
              <w:rPr>
                <w:ins w:id="13" w:author="Carlos Verdugo Rotella" w:date="2026-05-04T20:43:00Z" w16du:dateUtc="2026-05-05T00:43:00Z"/>
                <w:rFonts w:ascii="Tahoma" w:eastAsia="Times New Roman" w:hAnsi="Tahoma" w:cs="Tahoma"/>
                <w:bCs/>
                <w:sz w:val="20"/>
                <w:szCs w:val="20"/>
              </w:rPr>
            </w:pPr>
            <w:r>
              <w:rPr>
                <w:rFonts w:ascii="Tahoma" w:eastAsia="Times New Roman" w:hAnsi="Tahoma" w:cs="Tahoma"/>
                <w:bCs/>
                <w:sz w:val="20"/>
                <w:szCs w:val="20"/>
              </w:rPr>
              <w:t>Comuna</w:t>
            </w:r>
          </w:p>
          <w:p w14:paraId="7D838ACC" w14:textId="10427163" w:rsidR="002D7BD7" w:rsidRDefault="002D7BD7" w:rsidP="002157CC">
            <w:pPr>
              <w:rPr>
                <w:rFonts w:ascii="Tahoma" w:eastAsia="Times New Roman" w:hAnsi="Tahoma" w:cs="Tahoma"/>
                <w:b/>
                <w:bCs/>
                <w:sz w:val="20"/>
                <w:szCs w:val="20"/>
              </w:rPr>
            </w:pPr>
            <w:ins w:id="14" w:author="Carlos Verdugo Rotella" w:date="2026-05-04T20:43:00Z" w16du:dateUtc="2026-05-05T00:43:00Z">
              <w:r w:rsidRPr="002D7BD7">
                <w:rPr>
                  <w:rFonts w:ascii="Tahoma" w:eastAsia="Times New Roman" w:hAnsi="Tahoma" w:cs="Tahoma"/>
                  <w:b/>
                  <w:bCs/>
                  <w:sz w:val="20"/>
                  <w:szCs w:val="20"/>
                </w:rPr>
                <w:t>{{comuna}}</w:t>
              </w:r>
            </w:ins>
          </w:p>
        </w:tc>
        <w:tc>
          <w:tcPr>
            <w:tcW w:w="2022" w:type="dxa"/>
            <w:gridSpan w:val="10"/>
          </w:tcPr>
          <w:p w14:paraId="3A70BF07" w14:textId="77777777" w:rsidR="001A4CE5" w:rsidRDefault="001A4CE5" w:rsidP="002157CC">
            <w:pPr>
              <w:rPr>
                <w:rFonts w:ascii="Tahoma" w:eastAsia="Times New Roman" w:hAnsi="Tahoma" w:cs="Tahoma"/>
                <w:b/>
                <w:bCs/>
                <w:sz w:val="20"/>
                <w:szCs w:val="20"/>
              </w:rPr>
            </w:pPr>
            <w:r>
              <w:rPr>
                <w:rFonts w:ascii="Tahoma" w:eastAsia="Times New Roman" w:hAnsi="Tahoma" w:cs="Tahoma"/>
                <w:bCs/>
                <w:sz w:val="20"/>
                <w:szCs w:val="20"/>
              </w:rPr>
              <w:t>Localidad</w:t>
            </w:r>
          </w:p>
        </w:tc>
        <w:tc>
          <w:tcPr>
            <w:tcW w:w="2024" w:type="dxa"/>
            <w:gridSpan w:val="2"/>
          </w:tcPr>
          <w:p w14:paraId="125D403E" w14:textId="77777777" w:rsidR="001A4CE5" w:rsidRDefault="001A4CE5" w:rsidP="002157CC">
            <w:pPr>
              <w:rPr>
                <w:rFonts w:ascii="Tahoma" w:eastAsia="Times New Roman" w:hAnsi="Tahoma" w:cs="Tahoma"/>
                <w:b/>
                <w:bCs/>
                <w:sz w:val="20"/>
                <w:szCs w:val="20"/>
              </w:rPr>
            </w:pPr>
            <w:r w:rsidRPr="00DD630A">
              <w:rPr>
                <w:rFonts w:ascii="Tahoma" w:eastAsia="Times New Roman" w:hAnsi="Tahoma" w:cs="Tahoma"/>
                <w:bCs/>
                <w:sz w:val="20"/>
                <w:szCs w:val="20"/>
              </w:rPr>
              <w:t>Número</w:t>
            </w:r>
          </w:p>
        </w:tc>
      </w:tr>
      <w:tr w:rsidR="001A4CE5" w:rsidRPr="00BF27A2" w14:paraId="14BC01C8" w14:textId="77777777" w:rsidTr="002157CC">
        <w:trPr>
          <w:trHeight w:val="214"/>
        </w:trPr>
        <w:tc>
          <w:tcPr>
            <w:tcW w:w="10498" w:type="dxa"/>
            <w:gridSpan w:val="32"/>
          </w:tcPr>
          <w:p w14:paraId="3CD00E29" w14:textId="77777777" w:rsidR="001A4CE5" w:rsidRPr="00DD630A" w:rsidRDefault="001A4CE5" w:rsidP="002157CC">
            <w:pPr>
              <w:rPr>
                <w:rFonts w:ascii="Tahoma" w:eastAsia="Times New Roman" w:hAnsi="Tahoma" w:cs="Tahoma"/>
                <w:bCs/>
                <w:sz w:val="20"/>
                <w:szCs w:val="20"/>
              </w:rPr>
            </w:pPr>
          </w:p>
        </w:tc>
      </w:tr>
      <w:tr w:rsidR="001A4CE5" w:rsidRPr="00BF27A2" w14:paraId="6345FF48" w14:textId="77777777" w:rsidTr="002157CC">
        <w:trPr>
          <w:trHeight w:val="240"/>
        </w:trPr>
        <w:tc>
          <w:tcPr>
            <w:tcW w:w="2408" w:type="dxa"/>
            <w:gridSpan w:val="3"/>
            <w:vMerge w:val="restart"/>
          </w:tcPr>
          <w:p w14:paraId="0B9D02B1" w14:textId="77777777" w:rsidR="001A4CE5" w:rsidRPr="0053157F" w:rsidRDefault="001A4CE5" w:rsidP="002157CC">
            <w:pPr>
              <w:rPr>
                <w:rFonts w:ascii="Tahoma" w:eastAsia="Times New Roman" w:hAnsi="Tahoma" w:cs="Tahoma"/>
                <w:b/>
                <w:bCs/>
                <w:sz w:val="20"/>
                <w:szCs w:val="20"/>
              </w:rPr>
            </w:pPr>
            <w:r>
              <w:rPr>
                <w:rFonts w:ascii="Tahoma" w:eastAsia="Times New Roman" w:hAnsi="Tahoma" w:cs="Tahoma"/>
                <w:b/>
                <w:bCs/>
                <w:sz w:val="20"/>
                <w:szCs w:val="20"/>
              </w:rPr>
              <w:t>Información georreferenciada</w:t>
            </w:r>
          </w:p>
        </w:tc>
        <w:tc>
          <w:tcPr>
            <w:tcW w:w="2022" w:type="dxa"/>
            <w:gridSpan w:val="9"/>
            <w:vMerge w:val="restart"/>
          </w:tcPr>
          <w:p w14:paraId="217CFA26" w14:textId="77777777" w:rsidR="001A4CE5" w:rsidRPr="009B15E6" w:rsidRDefault="001A4CE5" w:rsidP="002157CC">
            <w:pPr>
              <w:rPr>
                <w:rFonts w:ascii="Tahoma" w:eastAsia="Times New Roman" w:hAnsi="Tahoma" w:cs="Tahoma"/>
                <w:b/>
                <w:bCs/>
                <w:sz w:val="20"/>
                <w:szCs w:val="20"/>
              </w:rPr>
            </w:pPr>
            <w:r w:rsidRPr="009B15E6">
              <w:rPr>
                <w:rFonts w:ascii="Tahoma" w:eastAsia="Times New Roman" w:hAnsi="Tahoma" w:cs="Tahoma"/>
                <w:b/>
                <w:bCs/>
                <w:sz w:val="20"/>
                <w:szCs w:val="20"/>
              </w:rPr>
              <w:t>Coordenadas UTM</w:t>
            </w:r>
          </w:p>
        </w:tc>
        <w:tc>
          <w:tcPr>
            <w:tcW w:w="2022" w:type="dxa"/>
            <w:gridSpan w:val="8"/>
            <w:vMerge w:val="restart"/>
          </w:tcPr>
          <w:p w14:paraId="52953FF9" w14:textId="374DB848" w:rsidR="001A4CE5" w:rsidRPr="009B15E6" w:rsidRDefault="00FE456C" w:rsidP="002157CC">
            <w:pPr>
              <w:jc w:val="right"/>
              <w:rPr>
                <w:rFonts w:ascii="Tahoma" w:eastAsia="Times New Roman" w:hAnsi="Tahoma" w:cs="Tahoma"/>
                <w:bCs/>
                <w:sz w:val="20"/>
                <w:szCs w:val="20"/>
              </w:rPr>
            </w:pPr>
            <w:ins w:id="15" w:author="Carlos Verdugo Rotella" w:date="2026-05-04T20:53:00Z">
              <w:r w:rsidRPr="00FE456C">
                <w:rPr>
                  <w:rFonts w:ascii="Tahoma" w:eastAsia="Times New Roman" w:hAnsi="Tahoma" w:cs="Tahoma"/>
                  <w:bCs/>
                  <w:sz w:val="20"/>
                  <w:szCs w:val="20"/>
                </w:rPr>
                <w:t>{{</w:t>
              </w:r>
              <w:proofErr w:type="spellStart"/>
              <w:r w:rsidRPr="00FE456C">
                <w:rPr>
                  <w:rFonts w:ascii="Tahoma" w:eastAsia="Times New Roman" w:hAnsi="Tahoma" w:cs="Tahoma"/>
                  <w:bCs/>
                  <w:sz w:val="20"/>
                  <w:szCs w:val="20"/>
                </w:rPr>
                <w:t>coord_norte</w:t>
              </w:r>
              <w:proofErr w:type="spellEnd"/>
              <w:proofErr w:type="gramStart"/>
              <w:r w:rsidRPr="00FE456C">
                <w:rPr>
                  <w:rFonts w:ascii="Tahoma" w:eastAsia="Times New Roman" w:hAnsi="Tahoma" w:cs="Tahoma"/>
                  <w:bCs/>
                  <w:sz w:val="20"/>
                  <w:szCs w:val="20"/>
                </w:rPr>
                <w:t>}}</w:t>
              </w:r>
            </w:ins>
            <w:r w:rsidR="001A4CE5" w:rsidRPr="009B15E6">
              <w:rPr>
                <w:rFonts w:ascii="Tahoma" w:eastAsia="Times New Roman" w:hAnsi="Tahoma" w:cs="Tahoma"/>
                <w:bCs/>
                <w:sz w:val="20"/>
                <w:szCs w:val="20"/>
              </w:rPr>
              <w:t>N</w:t>
            </w:r>
            <w:proofErr w:type="gramEnd"/>
          </w:p>
        </w:tc>
        <w:tc>
          <w:tcPr>
            <w:tcW w:w="2022" w:type="dxa"/>
            <w:gridSpan w:val="10"/>
            <w:vMerge w:val="restart"/>
          </w:tcPr>
          <w:p w14:paraId="6D1AA07D" w14:textId="77777777" w:rsidR="001A4CE5" w:rsidRPr="00FE456C" w:rsidRDefault="001A4CE5" w:rsidP="002157CC">
            <w:pPr>
              <w:rPr>
                <w:ins w:id="16" w:author="Carlos Verdugo Rotella" w:date="2026-05-04T20:53:00Z" w16du:dateUtc="2026-05-05T00:53:00Z"/>
                <w:rFonts w:ascii="Tahoma" w:eastAsia="Times New Roman" w:hAnsi="Tahoma" w:cs="Tahoma"/>
                <w:b/>
                <w:bCs/>
                <w:sz w:val="18"/>
                <w:szCs w:val="18"/>
                <w:rPrChange w:id="17" w:author="Carlos Verdugo Rotella" w:date="2026-05-04T20:54:00Z" w16du:dateUtc="2026-05-05T00:54:00Z">
                  <w:rPr>
                    <w:ins w:id="18" w:author="Carlos Verdugo Rotella" w:date="2026-05-04T20:53:00Z" w16du:dateUtc="2026-05-05T00:53:00Z"/>
                    <w:rFonts w:ascii="Tahoma" w:eastAsia="Times New Roman" w:hAnsi="Tahoma" w:cs="Tahoma"/>
                    <w:b/>
                    <w:bCs/>
                    <w:sz w:val="20"/>
                    <w:szCs w:val="20"/>
                  </w:rPr>
                </w:rPrChange>
              </w:rPr>
            </w:pPr>
            <w:r w:rsidRPr="00FE456C">
              <w:rPr>
                <w:rFonts w:ascii="Tahoma" w:eastAsia="Times New Roman" w:hAnsi="Tahoma" w:cs="Tahoma"/>
                <w:b/>
                <w:bCs/>
                <w:sz w:val="18"/>
                <w:szCs w:val="18"/>
                <w:rPrChange w:id="19" w:author="Carlos Verdugo Rotella" w:date="2026-05-04T20:54:00Z" w16du:dateUtc="2026-05-05T00:54:00Z">
                  <w:rPr>
                    <w:rFonts w:ascii="Tahoma" w:eastAsia="Times New Roman" w:hAnsi="Tahoma" w:cs="Tahoma"/>
                    <w:b/>
                    <w:bCs/>
                    <w:sz w:val="20"/>
                    <w:szCs w:val="20"/>
                  </w:rPr>
                </w:rPrChange>
              </w:rPr>
              <w:t>DATUM</w:t>
            </w:r>
          </w:p>
          <w:p w14:paraId="42C407D4" w14:textId="5FF0493B" w:rsidR="00FE456C" w:rsidRPr="00FE456C" w:rsidRDefault="00FE456C" w:rsidP="002157CC">
            <w:pPr>
              <w:rPr>
                <w:rFonts w:ascii="Tahoma" w:eastAsia="Times New Roman" w:hAnsi="Tahoma" w:cs="Tahoma"/>
                <w:b/>
                <w:bCs/>
                <w:sz w:val="18"/>
                <w:szCs w:val="18"/>
                <w:rPrChange w:id="20" w:author="Carlos Verdugo Rotella" w:date="2026-05-04T20:54:00Z" w16du:dateUtc="2026-05-05T00:54:00Z">
                  <w:rPr>
                    <w:rFonts w:ascii="Tahoma" w:eastAsia="Times New Roman" w:hAnsi="Tahoma" w:cs="Tahoma"/>
                    <w:b/>
                    <w:bCs/>
                    <w:sz w:val="20"/>
                    <w:szCs w:val="20"/>
                  </w:rPr>
                </w:rPrChange>
              </w:rPr>
            </w:pPr>
            <w:ins w:id="21" w:author="Carlos Verdugo Rotella" w:date="2026-05-04T20:53:00Z">
              <w:r w:rsidRPr="00FE456C">
                <w:rPr>
                  <w:rFonts w:ascii="Tahoma" w:eastAsia="Times New Roman" w:hAnsi="Tahoma" w:cs="Tahoma"/>
                  <w:b/>
                  <w:bCs/>
                  <w:sz w:val="18"/>
                  <w:szCs w:val="18"/>
                  <w:rPrChange w:id="22" w:author="Carlos Verdugo Rotella" w:date="2026-05-04T20:54:00Z" w16du:dateUtc="2026-05-05T00:54:00Z">
                    <w:rPr>
                      <w:rFonts w:ascii="Tahoma" w:eastAsia="Times New Roman" w:hAnsi="Tahoma" w:cs="Tahoma"/>
                      <w:b/>
                      <w:bCs/>
                      <w:sz w:val="20"/>
                      <w:szCs w:val="20"/>
                    </w:rPr>
                  </w:rPrChange>
                </w:rPr>
                <w:t>{{</w:t>
              </w:r>
              <w:proofErr w:type="spellStart"/>
              <w:r w:rsidRPr="00FE456C">
                <w:rPr>
                  <w:rFonts w:ascii="Tahoma" w:eastAsia="Times New Roman" w:hAnsi="Tahoma" w:cs="Tahoma"/>
                  <w:b/>
                  <w:bCs/>
                  <w:sz w:val="18"/>
                  <w:szCs w:val="18"/>
                  <w:rPrChange w:id="23" w:author="Carlos Verdugo Rotella" w:date="2026-05-04T20:54:00Z" w16du:dateUtc="2026-05-05T00:54:00Z">
                    <w:rPr>
                      <w:rFonts w:ascii="Tahoma" w:eastAsia="Times New Roman" w:hAnsi="Tahoma" w:cs="Tahoma"/>
                      <w:b/>
                      <w:bCs/>
                      <w:sz w:val="20"/>
                      <w:szCs w:val="20"/>
                    </w:rPr>
                  </w:rPrChange>
                </w:rPr>
                <w:t>coord_datum</w:t>
              </w:r>
              <w:proofErr w:type="spellEnd"/>
              <w:r w:rsidRPr="00FE456C">
                <w:rPr>
                  <w:rFonts w:ascii="Tahoma" w:eastAsia="Times New Roman" w:hAnsi="Tahoma" w:cs="Tahoma"/>
                  <w:b/>
                  <w:bCs/>
                  <w:sz w:val="18"/>
                  <w:szCs w:val="18"/>
                  <w:rPrChange w:id="24" w:author="Carlos Verdugo Rotella" w:date="2026-05-04T20:54:00Z" w16du:dateUtc="2026-05-05T00:54:00Z">
                    <w:rPr>
                      <w:rFonts w:ascii="Tahoma" w:eastAsia="Times New Roman" w:hAnsi="Tahoma" w:cs="Tahoma"/>
                      <w:b/>
                      <w:bCs/>
                      <w:sz w:val="20"/>
                      <w:szCs w:val="20"/>
                    </w:rPr>
                  </w:rPrChange>
                </w:rPr>
                <w:t>}}</w:t>
              </w:r>
            </w:ins>
          </w:p>
        </w:tc>
        <w:tc>
          <w:tcPr>
            <w:tcW w:w="505" w:type="dxa"/>
          </w:tcPr>
          <w:p w14:paraId="756D17B8" w14:textId="77777777" w:rsidR="001A4CE5" w:rsidRPr="00DD630A" w:rsidRDefault="001A4CE5" w:rsidP="002157CC">
            <w:pPr>
              <w:rPr>
                <w:rFonts w:ascii="Tahoma" w:eastAsia="Times New Roman" w:hAnsi="Tahoma" w:cs="Tahoma"/>
                <w:bCs/>
                <w:sz w:val="20"/>
                <w:szCs w:val="20"/>
              </w:rPr>
            </w:pPr>
          </w:p>
        </w:tc>
        <w:tc>
          <w:tcPr>
            <w:tcW w:w="1519" w:type="dxa"/>
          </w:tcPr>
          <w:p w14:paraId="7533E786" w14:textId="77777777" w:rsidR="001A4CE5" w:rsidRPr="00DD630A" w:rsidRDefault="001A4CE5" w:rsidP="002157CC">
            <w:pPr>
              <w:rPr>
                <w:rFonts w:ascii="Tahoma" w:eastAsia="Times New Roman" w:hAnsi="Tahoma" w:cs="Tahoma"/>
                <w:bCs/>
                <w:sz w:val="20"/>
                <w:szCs w:val="20"/>
              </w:rPr>
            </w:pPr>
            <w:r>
              <w:rPr>
                <w:rFonts w:ascii="Tahoma" w:eastAsia="Times New Roman" w:hAnsi="Tahoma" w:cs="Tahoma"/>
                <w:bCs/>
                <w:sz w:val="20"/>
                <w:szCs w:val="20"/>
              </w:rPr>
              <w:t>PSAD 56</w:t>
            </w:r>
          </w:p>
        </w:tc>
      </w:tr>
      <w:tr w:rsidR="001A4CE5" w:rsidRPr="00BF27A2" w14:paraId="5E3C41B7" w14:textId="77777777" w:rsidTr="002157CC">
        <w:trPr>
          <w:trHeight w:val="240"/>
        </w:trPr>
        <w:tc>
          <w:tcPr>
            <w:tcW w:w="2408" w:type="dxa"/>
            <w:gridSpan w:val="3"/>
            <w:vMerge/>
          </w:tcPr>
          <w:p w14:paraId="0F5F53E3" w14:textId="77777777" w:rsidR="001A4CE5" w:rsidRDefault="001A4CE5" w:rsidP="002157CC">
            <w:pPr>
              <w:rPr>
                <w:rFonts w:ascii="Tahoma" w:eastAsia="Times New Roman" w:hAnsi="Tahoma" w:cs="Tahoma"/>
                <w:b/>
                <w:bCs/>
                <w:sz w:val="20"/>
                <w:szCs w:val="20"/>
              </w:rPr>
            </w:pPr>
          </w:p>
        </w:tc>
        <w:tc>
          <w:tcPr>
            <w:tcW w:w="2022" w:type="dxa"/>
            <w:gridSpan w:val="9"/>
            <w:vMerge/>
          </w:tcPr>
          <w:p w14:paraId="5721E010" w14:textId="77777777" w:rsidR="001A4CE5" w:rsidRPr="009B15E6" w:rsidRDefault="001A4CE5" w:rsidP="002157CC">
            <w:pPr>
              <w:rPr>
                <w:rFonts w:ascii="Tahoma" w:eastAsia="Times New Roman" w:hAnsi="Tahoma" w:cs="Tahoma"/>
                <w:bCs/>
                <w:sz w:val="20"/>
                <w:szCs w:val="20"/>
              </w:rPr>
            </w:pPr>
          </w:p>
        </w:tc>
        <w:tc>
          <w:tcPr>
            <w:tcW w:w="2022" w:type="dxa"/>
            <w:gridSpan w:val="8"/>
            <w:vMerge/>
          </w:tcPr>
          <w:p w14:paraId="499DB348" w14:textId="77777777" w:rsidR="001A4CE5" w:rsidRPr="009B15E6" w:rsidRDefault="001A4CE5" w:rsidP="002157CC">
            <w:pPr>
              <w:jc w:val="right"/>
              <w:rPr>
                <w:rFonts w:ascii="Tahoma" w:eastAsia="Times New Roman" w:hAnsi="Tahoma" w:cs="Tahoma"/>
                <w:bCs/>
                <w:sz w:val="20"/>
                <w:szCs w:val="20"/>
              </w:rPr>
            </w:pPr>
          </w:p>
        </w:tc>
        <w:tc>
          <w:tcPr>
            <w:tcW w:w="2022" w:type="dxa"/>
            <w:gridSpan w:val="10"/>
            <w:vMerge/>
          </w:tcPr>
          <w:p w14:paraId="41F3B975" w14:textId="77777777" w:rsidR="001A4CE5" w:rsidRPr="009B15E6" w:rsidRDefault="001A4CE5" w:rsidP="002157CC">
            <w:pPr>
              <w:rPr>
                <w:rFonts w:ascii="Tahoma" w:eastAsia="Times New Roman" w:hAnsi="Tahoma" w:cs="Tahoma"/>
                <w:b/>
                <w:bCs/>
                <w:sz w:val="20"/>
                <w:szCs w:val="20"/>
              </w:rPr>
            </w:pPr>
          </w:p>
        </w:tc>
        <w:tc>
          <w:tcPr>
            <w:tcW w:w="505" w:type="dxa"/>
          </w:tcPr>
          <w:p w14:paraId="3E1E9159" w14:textId="77777777" w:rsidR="001A4CE5" w:rsidRPr="00DD630A" w:rsidRDefault="001A4CE5" w:rsidP="002157CC">
            <w:pPr>
              <w:rPr>
                <w:rFonts w:ascii="Tahoma" w:eastAsia="Times New Roman" w:hAnsi="Tahoma" w:cs="Tahoma"/>
                <w:bCs/>
                <w:sz w:val="20"/>
                <w:szCs w:val="20"/>
              </w:rPr>
            </w:pPr>
          </w:p>
        </w:tc>
        <w:tc>
          <w:tcPr>
            <w:tcW w:w="1519" w:type="dxa"/>
          </w:tcPr>
          <w:p w14:paraId="35BAE6FD" w14:textId="77777777" w:rsidR="001A4CE5" w:rsidRPr="00DD630A" w:rsidRDefault="001A4CE5" w:rsidP="002157CC">
            <w:pPr>
              <w:rPr>
                <w:rFonts w:ascii="Tahoma" w:eastAsia="Times New Roman" w:hAnsi="Tahoma" w:cs="Tahoma"/>
                <w:bCs/>
                <w:sz w:val="20"/>
                <w:szCs w:val="20"/>
              </w:rPr>
            </w:pPr>
            <w:r>
              <w:rPr>
                <w:rFonts w:ascii="Tahoma" w:eastAsia="Times New Roman" w:hAnsi="Tahoma" w:cs="Tahoma"/>
                <w:bCs/>
                <w:sz w:val="20"/>
                <w:szCs w:val="20"/>
              </w:rPr>
              <w:t>WGS 84</w:t>
            </w:r>
          </w:p>
        </w:tc>
      </w:tr>
      <w:tr w:rsidR="001A4CE5" w:rsidRPr="00BF27A2" w14:paraId="778D42CF" w14:textId="77777777" w:rsidTr="002157CC">
        <w:trPr>
          <w:trHeight w:val="483"/>
        </w:trPr>
        <w:tc>
          <w:tcPr>
            <w:tcW w:w="2408" w:type="dxa"/>
            <w:gridSpan w:val="3"/>
            <w:vMerge/>
          </w:tcPr>
          <w:p w14:paraId="48B1E019" w14:textId="77777777" w:rsidR="001A4CE5" w:rsidRDefault="001A4CE5" w:rsidP="002157CC">
            <w:pPr>
              <w:rPr>
                <w:rFonts w:ascii="Tahoma" w:eastAsia="Times New Roman" w:hAnsi="Tahoma" w:cs="Tahoma"/>
                <w:b/>
                <w:bCs/>
                <w:sz w:val="20"/>
                <w:szCs w:val="20"/>
              </w:rPr>
            </w:pPr>
          </w:p>
        </w:tc>
        <w:tc>
          <w:tcPr>
            <w:tcW w:w="2022" w:type="dxa"/>
            <w:gridSpan w:val="9"/>
            <w:vMerge/>
          </w:tcPr>
          <w:p w14:paraId="6AEEF805" w14:textId="77777777" w:rsidR="001A4CE5" w:rsidRPr="009B15E6" w:rsidRDefault="001A4CE5" w:rsidP="002157CC">
            <w:pPr>
              <w:rPr>
                <w:rFonts w:ascii="Tahoma" w:eastAsia="Times New Roman" w:hAnsi="Tahoma" w:cs="Tahoma"/>
                <w:bCs/>
                <w:sz w:val="20"/>
                <w:szCs w:val="20"/>
              </w:rPr>
            </w:pPr>
          </w:p>
        </w:tc>
        <w:tc>
          <w:tcPr>
            <w:tcW w:w="2022" w:type="dxa"/>
            <w:gridSpan w:val="8"/>
          </w:tcPr>
          <w:p w14:paraId="6CADC8F5" w14:textId="275819E6" w:rsidR="001A4CE5" w:rsidRPr="009B15E6" w:rsidRDefault="00FE456C" w:rsidP="002157CC">
            <w:pPr>
              <w:jc w:val="right"/>
              <w:rPr>
                <w:rFonts w:ascii="Tahoma" w:eastAsia="Times New Roman" w:hAnsi="Tahoma" w:cs="Tahoma"/>
                <w:bCs/>
                <w:sz w:val="20"/>
                <w:szCs w:val="20"/>
              </w:rPr>
            </w:pPr>
            <w:ins w:id="25" w:author="Carlos Verdugo Rotella" w:date="2026-05-04T20:53:00Z">
              <w:r w:rsidRPr="00FE456C">
                <w:rPr>
                  <w:rFonts w:ascii="Tahoma" w:eastAsia="Times New Roman" w:hAnsi="Tahoma" w:cs="Tahoma"/>
                  <w:bCs/>
                  <w:sz w:val="20"/>
                  <w:szCs w:val="20"/>
                </w:rPr>
                <w:t>{{</w:t>
              </w:r>
              <w:proofErr w:type="spellStart"/>
              <w:r w:rsidRPr="00FE456C">
                <w:rPr>
                  <w:rFonts w:ascii="Tahoma" w:eastAsia="Times New Roman" w:hAnsi="Tahoma" w:cs="Tahoma"/>
                  <w:bCs/>
                  <w:sz w:val="20"/>
                  <w:szCs w:val="20"/>
                </w:rPr>
                <w:t>coord_este</w:t>
              </w:r>
              <w:proofErr w:type="spellEnd"/>
              <w:proofErr w:type="gramStart"/>
              <w:r w:rsidRPr="00FE456C">
                <w:rPr>
                  <w:rFonts w:ascii="Tahoma" w:eastAsia="Times New Roman" w:hAnsi="Tahoma" w:cs="Tahoma"/>
                  <w:bCs/>
                  <w:sz w:val="20"/>
                  <w:szCs w:val="20"/>
                </w:rPr>
                <w:t>}}</w:t>
              </w:r>
            </w:ins>
            <w:r w:rsidR="001A4CE5" w:rsidRPr="009B15E6">
              <w:rPr>
                <w:rFonts w:ascii="Tahoma" w:eastAsia="Times New Roman" w:hAnsi="Tahoma" w:cs="Tahoma"/>
                <w:bCs/>
                <w:sz w:val="20"/>
                <w:szCs w:val="20"/>
              </w:rPr>
              <w:t>E</w:t>
            </w:r>
            <w:proofErr w:type="gramEnd"/>
          </w:p>
        </w:tc>
        <w:tc>
          <w:tcPr>
            <w:tcW w:w="2022" w:type="dxa"/>
            <w:gridSpan w:val="10"/>
          </w:tcPr>
          <w:p w14:paraId="072E0DEA" w14:textId="77777777" w:rsidR="001A4CE5" w:rsidRDefault="001A4CE5" w:rsidP="002157CC">
            <w:pPr>
              <w:rPr>
                <w:ins w:id="26" w:author="Carlos Verdugo Rotella" w:date="2026-05-04T20:54:00Z" w16du:dateUtc="2026-05-05T00:54:00Z"/>
                <w:rFonts w:ascii="Tahoma" w:eastAsia="Times New Roman" w:hAnsi="Tahoma" w:cs="Tahoma"/>
                <w:b/>
                <w:bCs/>
                <w:sz w:val="20"/>
                <w:szCs w:val="20"/>
              </w:rPr>
            </w:pPr>
            <w:r w:rsidRPr="009B15E6">
              <w:rPr>
                <w:rFonts w:ascii="Tahoma" w:eastAsia="Times New Roman" w:hAnsi="Tahoma" w:cs="Tahoma"/>
                <w:b/>
                <w:bCs/>
                <w:sz w:val="20"/>
                <w:szCs w:val="20"/>
              </w:rPr>
              <w:t>Huso:</w:t>
            </w:r>
          </w:p>
          <w:p w14:paraId="6203437B" w14:textId="7FCA70BD" w:rsidR="00FE456C" w:rsidRPr="009B15E6" w:rsidRDefault="00FE456C" w:rsidP="002157CC">
            <w:pPr>
              <w:rPr>
                <w:rFonts w:ascii="Tahoma" w:eastAsia="Times New Roman" w:hAnsi="Tahoma" w:cs="Tahoma"/>
                <w:b/>
                <w:bCs/>
                <w:sz w:val="20"/>
                <w:szCs w:val="20"/>
              </w:rPr>
            </w:pPr>
            <w:ins w:id="27" w:author="Carlos Verdugo Rotella" w:date="2026-05-04T20:54:00Z">
              <w:r w:rsidRPr="00FE456C">
                <w:rPr>
                  <w:rFonts w:ascii="Tahoma" w:eastAsia="Times New Roman" w:hAnsi="Tahoma" w:cs="Tahoma"/>
                  <w:b/>
                  <w:bCs/>
                  <w:sz w:val="20"/>
                  <w:szCs w:val="20"/>
                </w:rPr>
                <w:t>{{</w:t>
              </w:r>
              <w:proofErr w:type="spellStart"/>
              <w:r w:rsidRPr="00FE456C">
                <w:rPr>
                  <w:rFonts w:ascii="Tahoma" w:eastAsia="Times New Roman" w:hAnsi="Tahoma" w:cs="Tahoma"/>
                  <w:b/>
                  <w:bCs/>
                  <w:sz w:val="20"/>
                  <w:szCs w:val="20"/>
                </w:rPr>
                <w:t>coord_huso</w:t>
              </w:r>
              <w:proofErr w:type="spellEnd"/>
              <w:r w:rsidRPr="00FE456C">
                <w:rPr>
                  <w:rFonts w:ascii="Tahoma" w:eastAsia="Times New Roman" w:hAnsi="Tahoma" w:cs="Tahoma"/>
                  <w:b/>
                  <w:bCs/>
                  <w:sz w:val="20"/>
                  <w:szCs w:val="20"/>
                </w:rPr>
                <w:t>}}</w:t>
              </w:r>
            </w:ins>
          </w:p>
        </w:tc>
        <w:tc>
          <w:tcPr>
            <w:tcW w:w="2024" w:type="dxa"/>
            <w:gridSpan w:val="2"/>
          </w:tcPr>
          <w:p w14:paraId="3240B5DA" w14:textId="77777777" w:rsidR="001A4CE5" w:rsidRPr="00DD630A" w:rsidRDefault="001A4CE5" w:rsidP="002157CC">
            <w:pPr>
              <w:rPr>
                <w:rFonts w:ascii="Tahoma" w:eastAsia="Times New Roman" w:hAnsi="Tahoma" w:cs="Tahoma"/>
                <w:bCs/>
                <w:sz w:val="20"/>
                <w:szCs w:val="20"/>
              </w:rPr>
            </w:pPr>
          </w:p>
        </w:tc>
      </w:tr>
      <w:tr w:rsidR="001A4CE5" w:rsidRPr="00BF27A2" w14:paraId="685865B7" w14:textId="77777777" w:rsidTr="002157CC">
        <w:trPr>
          <w:trHeight w:val="232"/>
        </w:trPr>
        <w:tc>
          <w:tcPr>
            <w:tcW w:w="10498" w:type="dxa"/>
            <w:gridSpan w:val="32"/>
          </w:tcPr>
          <w:p w14:paraId="0148FE82" w14:textId="77777777" w:rsidR="001A4CE5" w:rsidRPr="00DD630A" w:rsidRDefault="001A4CE5" w:rsidP="002157CC">
            <w:pPr>
              <w:rPr>
                <w:rFonts w:ascii="Tahoma" w:eastAsia="Times New Roman" w:hAnsi="Tahoma" w:cs="Tahoma"/>
                <w:bCs/>
                <w:sz w:val="20"/>
                <w:szCs w:val="20"/>
              </w:rPr>
            </w:pPr>
          </w:p>
        </w:tc>
      </w:tr>
      <w:tr w:rsidR="001A4CE5" w:rsidRPr="00BF27A2" w14:paraId="1C708281" w14:textId="77777777" w:rsidTr="002157CC">
        <w:trPr>
          <w:trHeight w:val="438"/>
        </w:trPr>
        <w:tc>
          <w:tcPr>
            <w:tcW w:w="2550" w:type="dxa"/>
            <w:gridSpan w:val="4"/>
          </w:tcPr>
          <w:p w14:paraId="224308EE" w14:textId="42882F61" w:rsidR="001A4CE5" w:rsidRPr="006571CA" w:rsidRDefault="006143F4" w:rsidP="002157CC">
            <w:pPr>
              <w:rPr>
                <w:rFonts w:ascii="Tahoma" w:eastAsia="Times New Roman" w:hAnsi="Tahoma" w:cs="Tahoma"/>
                <w:b/>
                <w:bCs/>
                <w:sz w:val="20"/>
                <w:szCs w:val="20"/>
              </w:rPr>
            </w:pPr>
            <w:r>
              <w:rPr>
                <w:rFonts w:ascii="Tahoma" w:eastAsia="Times New Roman" w:hAnsi="Tahoma" w:cs="Tahoma"/>
                <w:b/>
                <w:bCs/>
                <w:sz w:val="20"/>
                <w:szCs w:val="20"/>
              </w:rPr>
              <w:t>Propiedad</w:t>
            </w:r>
            <w:r w:rsidR="001A4CE5" w:rsidRPr="008E55E0">
              <w:rPr>
                <w:rFonts w:ascii="Tahoma" w:eastAsia="Times New Roman" w:hAnsi="Tahoma" w:cs="Tahoma"/>
                <w:b/>
                <w:bCs/>
                <w:sz w:val="20"/>
                <w:szCs w:val="20"/>
              </w:rPr>
              <w:t xml:space="preserve"> </w:t>
            </w:r>
          </w:p>
        </w:tc>
        <w:tc>
          <w:tcPr>
            <w:tcW w:w="425" w:type="dxa"/>
            <w:gridSpan w:val="2"/>
          </w:tcPr>
          <w:p w14:paraId="00BA638A" w14:textId="77777777" w:rsidR="001A4CE5" w:rsidRPr="00ED75A3" w:rsidRDefault="001A4CE5" w:rsidP="002157CC">
            <w:pPr>
              <w:rPr>
                <w:rFonts w:ascii="Tahoma" w:eastAsia="Times New Roman" w:hAnsi="Tahoma" w:cs="Tahoma"/>
                <w:b/>
                <w:bCs/>
                <w:sz w:val="20"/>
                <w:szCs w:val="20"/>
              </w:rPr>
            </w:pPr>
          </w:p>
        </w:tc>
        <w:tc>
          <w:tcPr>
            <w:tcW w:w="3119" w:type="dxa"/>
            <w:gridSpan w:val="12"/>
          </w:tcPr>
          <w:p w14:paraId="098946C7" w14:textId="77777777" w:rsidR="001A4CE5" w:rsidRPr="004B7283" w:rsidRDefault="001A4CE5" w:rsidP="002157CC">
            <w:pPr>
              <w:rPr>
                <w:rFonts w:ascii="Tahoma" w:eastAsia="Times New Roman" w:hAnsi="Tahoma" w:cs="Tahoma"/>
                <w:bCs/>
                <w:sz w:val="20"/>
                <w:szCs w:val="20"/>
              </w:rPr>
            </w:pPr>
            <w:r>
              <w:rPr>
                <w:rFonts w:ascii="Tahoma" w:eastAsia="Times New Roman" w:hAnsi="Tahoma" w:cs="Tahoma"/>
                <w:bCs/>
                <w:sz w:val="20"/>
                <w:szCs w:val="20"/>
              </w:rPr>
              <w:t>Pública</w:t>
            </w:r>
          </w:p>
        </w:tc>
        <w:tc>
          <w:tcPr>
            <w:tcW w:w="425" w:type="dxa"/>
            <w:gridSpan w:val="3"/>
          </w:tcPr>
          <w:p w14:paraId="726D091F" w14:textId="77777777" w:rsidR="001A4CE5" w:rsidRPr="004B7283" w:rsidRDefault="001A4CE5" w:rsidP="002157CC">
            <w:pPr>
              <w:rPr>
                <w:rFonts w:ascii="Tahoma" w:eastAsia="Times New Roman" w:hAnsi="Tahoma" w:cs="Tahoma"/>
                <w:bCs/>
                <w:sz w:val="20"/>
                <w:szCs w:val="20"/>
              </w:rPr>
            </w:pPr>
          </w:p>
        </w:tc>
        <w:tc>
          <w:tcPr>
            <w:tcW w:w="3979" w:type="dxa"/>
            <w:gridSpan w:val="11"/>
          </w:tcPr>
          <w:p w14:paraId="5C03E4E1" w14:textId="77777777" w:rsidR="001A4CE5" w:rsidRPr="004B7283" w:rsidRDefault="001A4CE5" w:rsidP="002157CC">
            <w:pPr>
              <w:rPr>
                <w:rFonts w:ascii="Tahoma" w:eastAsia="Times New Roman" w:hAnsi="Tahoma" w:cs="Tahoma"/>
                <w:bCs/>
                <w:sz w:val="20"/>
                <w:szCs w:val="20"/>
              </w:rPr>
            </w:pPr>
            <w:r>
              <w:rPr>
                <w:rFonts w:ascii="Tahoma" w:eastAsia="Times New Roman" w:hAnsi="Tahoma" w:cs="Tahoma"/>
                <w:bCs/>
                <w:sz w:val="20"/>
                <w:szCs w:val="20"/>
              </w:rPr>
              <w:t>Privada</w:t>
            </w:r>
          </w:p>
        </w:tc>
      </w:tr>
      <w:tr w:rsidR="001A4CE5" w:rsidRPr="00BF27A2" w14:paraId="55C7C5C2" w14:textId="77777777" w:rsidTr="002157CC">
        <w:trPr>
          <w:trHeight w:val="438"/>
        </w:trPr>
        <w:tc>
          <w:tcPr>
            <w:tcW w:w="2550" w:type="dxa"/>
            <w:gridSpan w:val="4"/>
          </w:tcPr>
          <w:p w14:paraId="234B3E85" w14:textId="77777777" w:rsidR="001A4CE5" w:rsidRDefault="001A4CE5" w:rsidP="002157CC">
            <w:pPr>
              <w:rPr>
                <w:rFonts w:ascii="Tahoma" w:eastAsia="Times New Roman" w:hAnsi="Tahoma" w:cs="Tahoma"/>
                <w:b/>
                <w:bCs/>
                <w:sz w:val="20"/>
                <w:szCs w:val="20"/>
              </w:rPr>
            </w:pPr>
            <w:r>
              <w:rPr>
                <w:rFonts w:ascii="Tahoma" w:eastAsia="Times New Roman" w:hAnsi="Tahoma" w:cs="Tahoma"/>
                <w:b/>
                <w:bCs/>
                <w:sz w:val="20"/>
                <w:szCs w:val="20"/>
              </w:rPr>
              <w:t>Nombre Propietario</w:t>
            </w:r>
          </w:p>
        </w:tc>
        <w:tc>
          <w:tcPr>
            <w:tcW w:w="7948" w:type="dxa"/>
            <w:gridSpan w:val="28"/>
          </w:tcPr>
          <w:p w14:paraId="18AA3BE0" w14:textId="44BF8A56" w:rsidR="001A4CE5" w:rsidRPr="00ED75A3" w:rsidRDefault="00DA249F" w:rsidP="00DA249F">
            <w:pPr>
              <w:tabs>
                <w:tab w:val="left" w:pos="2535"/>
              </w:tabs>
              <w:rPr>
                <w:rFonts w:ascii="Tahoma" w:eastAsia="Times New Roman" w:hAnsi="Tahoma" w:cs="Tahoma"/>
                <w:b/>
                <w:bCs/>
                <w:sz w:val="20"/>
                <w:szCs w:val="20"/>
              </w:rPr>
              <w:pPrChange w:id="28" w:author="Carlos Verdugo Rotella" w:date="2026-05-04T20:45:00Z" w16du:dateUtc="2026-05-05T00:45:00Z">
                <w:pPr>
                  <w:framePr w:hSpace="141" w:wrap="around" w:vAnchor="page" w:hAnchor="margin" w:xAlign="center" w:y="1201"/>
                </w:pPr>
              </w:pPrChange>
            </w:pPr>
            <w:ins w:id="29" w:author="Carlos Verdugo Rotella" w:date="2026-05-04T20:45:00Z" w16du:dateUtc="2026-05-05T00:45:00Z">
              <w:r w:rsidRPr="00DA249F">
                <w:rPr>
                  <w:rFonts w:ascii="Tahoma" w:eastAsia="Times New Roman" w:hAnsi="Tahoma" w:cs="Tahoma"/>
                  <w:b/>
                  <w:bCs/>
                  <w:sz w:val="20"/>
                  <w:szCs w:val="20"/>
                </w:rPr>
                <w:t>{{</w:t>
              </w:r>
              <w:proofErr w:type="spellStart"/>
              <w:r w:rsidRPr="00DA249F">
                <w:rPr>
                  <w:rFonts w:ascii="Tahoma" w:eastAsia="Times New Roman" w:hAnsi="Tahoma" w:cs="Tahoma"/>
                  <w:b/>
                  <w:bCs/>
                  <w:sz w:val="20"/>
                  <w:szCs w:val="20"/>
                </w:rPr>
                <w:t>nombre_propietario</w:t>
              </w:r>
              <w:proofErr w:type="spellEnd"/>
              <w:r w:rsidRPr="00DA249F">
                <w:rPr>
                  <w:rFonts w:ascii="Tahoma" w:eastAsia="Times New Roman" w:hAnsi="Tahoma" w:cs="Tahoma"/>
                  <w:b/>
                  <w:bCs/>
                  <w:sz w:val="20"/>
                  <w:szCs w:val="20"/>
                </w:rPr>
                <w:t>}}</w:t>
              </w:r>
            </w:ins>
          </w:p>
        </w:tc>
      </w:tr>
      <w:tr w:rsidR="001A4CE5" w:rsidRPr="00BF27A2" w14:paraId="53A415B8" w14:textId="77777777" w:rsidTr="00331129">
        <w:trPr>
          <w:trHeight w:val="1548"/>
        </w:trPr>
        <w:tc>
          <w:tcPr>
            <w:tcW w:w="2550" w:type="dxa"/>
            <w:gridSpan w:val="4"/>
            <w:tcBorders>
              <w:bottom w:val="single" w:sz="4" w:space="0" w:color="auto"/>
            </w:tcBorders>
          </w:tcPr>
          <w:p w14:paraId="6BFA84F5" w14:textId="77777777" w:rsidR="001A4CE5" w:rsidRDefault="001A4CE5" w:rsidP="002157CC">
            <w:pPr>
              <w:rPr>
                <w:rFonts w:ascii="Tahoma" w:eastAsia="Times New Roman" w:hAnsi="Tahoma" w:cs="Tahoma"/>
                <w:b/>
                <w:bCs/>
                <w:sz w:val="20"/>
                <w:szCs w:val="20"/>
              </w:rPr>
            </w:pPr>
            <w:r w:rsidRPr="0026329D">
              <w:rPr>
                <w:rFonts w:ascii="Tahoma" w:eastAsia="Times New Roman" w:hAnsi="Tahoma" w:cs="Tahoma"/>
                <w:b/>
                <w:bCs/>
                <w:sz w:val="20"/>
                <w:szCs w:val="20"/>
              </w:rPr>
              <w:t>Otros</w:t>
            </w:r>
            <w:r>
              <w:rPr>
                <w:rFonts w:ascii="Tahoma" w:eastAsia="Times New Roman" w:hAnsi="Tahoma" w:cs="Tahoma"/>
                <w:b/>
                <w:bCs/>
                <w:sz w:val="20"/>
                <w:szCs w:val="20"/>
              </w:rPr>
              <w:t xml:space="preserve"> </w:t>
            </w:r>
          </w:p>
          <w:p w14:paraId="04CB90E9" w14:textId="77777777" w:rsidR="001A4CE5" w:rsidRPr="0050694A" w:rsidRDefault="001A4CE5" w:rsidP="002157CC">
            <w:pPr>
              <w:rPr>
                <w:rFonts w:ascii="Tahoma" w:eastAsia="Times New Roman" w:hAnsi="Tahoma" w:cs="Tahoma"/>
                <w:bCs/>
                <w:sz w:val="20"/>
                <w:szCs w:val="20"/>
              </w:rPr>
            </w:pPr>
            <w:r w:rsidRPr="0050694A">
              <w:rPr>
                <w:rFonts w:ascii="Tahoma" w:eastAsia="Times New Roman" w:hAnsi="Tahoma" w:cs="Tahoma"/>
                <w:bCs/>
                <w:sz w:val="20"/>
                <w:szCs w:val="20"/>
              </w:rPr>
              <w:t>(Indicaciones de cómo llegar)</w:t>
            </w:r>
          </w:p>
        </w:tc>
        <w:tc>
          <w:tcPr>
            <w:tcW w:w="7948" w:type="dxa"/>
            <w:gridSpan w:val="28"/>
            <w:tcBorders>
              <w:bottom w:val="single" w:sz="4" w:space="0" w:color="auto"/>
            </w:tcBorders>
          </w:tcPr>
          <w:p w14:paraId="1082EF53" w14:textId="77777777" w:rsidR="001A4CE5" w:rsidDel="00B21396" w:rsidRDefault="001A4CE5" w:rsidP="00B21396">
            <w:pPr>
              <w:rPr>
                <w:del w:id="30" w:author="Carlos Verdugo Rotella" w:date="2026-05-04T20:45:00Z" w16du:dateUtc="2026-05-05T00:45:00Z"/>
                <w:rFonts w:ascii="Tahoma" w:eastAsia="Times New Roman" w:hAnsi="Tahoma" w:cs="Tahoma"/>
                <w:bCs/>
                <w:sz w:val="20"/>
                <w:szCs w:val="20"/>
              </w:rPr>
              <w:pPrChange w:id="31" w:author="Carlos Verdugo Rotella" w:date="2026-05-04T20:45:00Z" w16du:dateUtc="2026-05-05T00:45:00Z">
                <w:pPr>
                  <w:framePr w:hSpace="141" w:wrap="around" w:vAnchor="page" w:hAnchor="margin" w:xAlign="center" w:y="1201"/>
                  <w:jc w:val="right"/>
                </w:pPr>
              </w:pPrChange>
            </w:pPr>
          </w:p>
          <w:p w14:paraId="725FB17F" w14:textId="77777777" w:rsidR="00B21396" w:rsidRDefault="00B21396" w:rsidP="00B21396">
            <w:pPr>
              <w:rPr>
                <w:ins w:id="32" w:author="Carlos Verdugo Rotella" w:date="2026-05-04T20:45:00Z" w16du:dateUtc="2026-05-05T00:45:00Z"/>
                <w:rFonts w:ascii="Tahoma" w:eastAsia="Times New Roman" w:hAnsi="Tahoma" w:cs="Tahoma"/>
                <w:bCs/>
                <w:sz w:val="20"/>
                <w:szCs w:val="20"/>
              </w:rPr>
            </w:pPr>
            <w:ins w:id="33" w:author="Carlos Verdugo Rotella" w:date="2026-05-04T20:45:00Z" w16du:dateUtc="2026-05-05T00:45:00Z">
              <w:r w:rsidRPr="00B21396">
                <w:rPr>
                  <w:rFonts w:ascii="Tahoma" w:eastAsia="Times New Roman" w:hAnsi="Tahoma" w:cs="Tahoma"/>
                  <w:bCs/>
                  <w:sz w:val="20"/>
                  <w:szCs w:val="20"/>
                </w:rPr>
                <w:t>{{</w:t>
              </w:r>
              <w:proofErr w:type="spellStart"/>
              <w:r w:rsidRPr="00B21396">
                <w:rPr>
                  <w:rFonts w:ascii="Tahoma" w:eastAsia="Times New Roman" w:hAnsi="Tahoma" w:cs="Tahoma"/>
                  <w:bCs/>
                  <w:sz w:val="20"/>
                  <w:szCs w:val="20"/>
                </w:rPr>
                <w:t>ubicacion_detalle</w:t>
              </w:r>
              <w:proofErr w:type="spellEnd"/>
              <w:r w:rsidRPr="00B21396">
                <w:rPr>
                  <w:rFonts w:ascii="Tahoma" w:eastAsia="Times New Roman" w:hAnsi="Tahoma" w:cs="Tahoma"/>
                  <w:bCs/>
                  <w:sz w:val="20"/>
                  <w:szCs w:val="20"/>
                </w:rPr>
                <w:t>}}</w:t>
              </w:r>
            </w:ins>
          </w:p>
          <w:p w14:paraId="0A23EADE" w14:textId="77777777" w:rsidR="001A4CE5" w:rsidDel="00B21396" w:rsidRDefault="001A4CE5" w:rsidP="00B21396">
            <w:pPr>
              <w:rPr>
                <w:del w:id="34" w:author="Carlos Verdugo Rotella" w:date="2026-05-04T20:45:00Z" w16du:dateUtc="2026-05-05T00:45:00Z"/>
                <w:rFonts w:ascii="Tahoma" w:eastAsia="Times New Roman" w:hAnsi="Tahoma" w:cs="Tahoma"/>
                <w:bCs/>
                <w:sz w:val="20"/>
                <w:szCs w:val="20"/>
              </w:rPr>
              <w:pPrChange w:id="35" w:author="Carlos Verdugo Rotella" w:date="2026-05-04T20:45:00Z" w16du:dateUtc="2026-05-05T00:45:00Z">
                <w:pPr>
                  <w:framePr w:hSpace="141" w:wrap="around" w:vAnchor="page" w:hAnchor="margin" w:xAlign="center" w:y="1201"/>
                  <w:jc w:val="right"/>
                </w:pPr>
              </w:pPrChange>
            </w:pPr>
          </w:p>
          <w:p w14:paraId="1EF60477" w14:textId="77777777" w:rsidR="001A4CE5" w:rsidDel="00B21396" w:rsidRDefault="001A4CE5" w:rsidP="00B21396">
            <w:pPr>
              <w:rPr>
                <w:del w:id="36" w:author="Carlos Verdugo Rotella" w:date="2026-05-04T20:45:00Z" w16du:dateUtc="2026-05-05T00:45:00Z"/>
                <w:rFonts w:ascii="Tahoma" w:eastAsia="Times New Roman" w:hAnsi="Tahoma" w:cs="Tahoma"/>
                <w:bCs/>
                <w:sz w:val="20"/>
                <w:szCs w:val="20"/>
              </w:rPr>
              <w:pPrChange w:id="37" w:author="Carlos Verdugo Rotella" w:date="2026-05-04T20:45:00Z" w16du:dateUtc="2026-05-05T00:45:00Z">
                <w:pPr>
                  <w:framePr w:hSpace="141" w:wrap="around" w:vAnchor="page" w:hAnchor="margin" w:xAlign="center" w:y="1201"/>
                  <w:jc w:val="right"/>
                </w:pPr>
              </w:pPrChange>
            </w:pPr>
          </w:p>
          <w:p w14:paraId="5F161D73" w14:textId="0FE73677" w:rsidR="001A4CE5" w:rsidDel="00B21396" w:rsidRDefault="001A4CE5" w:rsidP="00B21396">
            <w:pPr>
              <w:rPr>
                <w:del w:id="38" w:author="Carlos Verdugo Rotella" w:date="2026-05-04T20:45:00Z" w16du:dateUtc="2026-05-05T00:45:00Z"/>
                <w:rFonts w:ascii="Tahoma" w:eastAsia="Times New Roman" w:hAnsi="Tahoma" w:cs="Tahoma"/>
                <w:bCs/>
                <w:sz w:val="20"/>
                <w:szCs w:val="20"/>
              </w:rPr>
              <w:pPrChange w:id="39" w:author="Carlos Verdugo Rotella" w:date="2026-05-04T20:45:00Z" w16du:dateUtc="2026-05-05T00:45:00Z">
                <w:pPr>
                  <w:framePr w:hSpace="141" w:wrap="around" w:vAnchor="page" w:hAnchor="margin" w:xAlign="center" w:y="1201"/>
                  <w:jc w:val="right"/>
                </w:pPr>
              </w:pPrChange>
            </w:pPr>
          </w:p>
          <w:p w14:paraId="6E74A4E8" w14:textId="77777777" w:rsidR="001A4CE5" w:rsidRDefault="001A4CE5" w:rsidP="00B21396">
            <w:pPr>
              <w:rPr>
                <w:rFonts w:ascii="Tahoma" w:eastAsia="Times New Roman" w:hAnsi="Tahoma" w:cs="Tahoma"/>
                <w:bCs/>
                <w:sz w:val="20"/>
                <w:szCs w:val="20"/>
              </w:rPr>
              <w:pPrChange w:id="40" w:author="Carlos Verdugo Rotella" w:date="2026-05-04T20:45:00Z" w16du:dateUtc="2026-05-05T00:45:00Z">
                <w:pPr>
                  <w:framePr w:hSpace="141" w:wrap="around" w:vAnchor="page" w:hAnchor="margin" w:xAlign="center" w:y="1201"/>
                  <w:jc w:val="right"/>
                </w:pPr>
              </w:pPrChange>
            </w:pPr>
          </w:p>
          <w:p w14:paraId="0BE75A36" w14:textId="77777777" w:rsidR="001A4CE5" w:rsidRDefault="001A4CE5" w:rsidP="002157CC">
            <w:pPr>
              <w:jc w:val="right"/>
              <w:rPr>
                <w:rFonts w:ascii="Tahoma" w:eastAsia="Times New Roman" w:hAnsi="Tahoma" w:cs="Tahoma"/>
                <w:bCs/>
                <w:sz w:val="20"/>
                <w:szCs w:val="20"/>
              </w:rPr>
            </w:pPr>
          </w:p>
          <w:p w14:paraId="457C7BBF" w14:textId="77777777" w:rsidR="001A4CE5" w:rsidRPr="00BF27A2" w:rsidRDefault="001A4CE5" w:rsidP="002157CC">
            <w:pPr>
              <w:jc w:val="right"/>
              <w:rPr>
                <w:rFonts w:ascii="Tahoma" w:eastAsia="Times New Roman" w:hAnsi="Tahoma" w:cs="Tahoma"/>
                <w:bCs/>
                <w:sz w:val="20"/>
                <w:szCs w:val="20"/>
              </w:rPr>
            </w:pPr>
          </w:p>
        </w:tc>
      </w:tr>
      <w:tr w:rsidR="001A4CE5" w:rsidRPr="00BF27A2" w14:paraId="01933090" w14:textId="77777777" w:rsidTr="00331129">
        <w:trPr>
          <w:trHeight w:val="160"/>
        </w:trPr>
        <w:tc>
          <w:tcPr>
            <w:tcW w:w="10498" w:type="dxa"/>
            <w:gridSpan w:val="32"/>
            <w:tcBorders>
              <w:top w:val="single" w:sz="4" w:space="0" w:color="auto"/>
              <w:left w:val="nil"/>
              <w:bottom w:val="single" w:sz="4" w:space="0" w:color="auto"/>
              <w:right w:val="nil"/>
            </w:tcBorders>
          </w:tcPr>
          <w:p w14:paraId="58E20AAF" w14:textId="77777777" w:rsidR="001A4CE5" w:rsidRDefault="001A4CE5" w:rsidP="002157CC">
            <w:pPr>
              <w:jc w:val="right"/>
              <w:rPr>
                <w:rFonts w:ascii="Tahoma" w:eastAsia="Times New Roman" w:hAnsi="Tahoma" w:cs="Tahoma"/>
                <w:bCs/>
                <w:sz w:val="20"/>
                <w:szCs w:val="20"/>
              </w:rPr>
            </w:pPr>
          </w:p>
          <w:p w14:paraId="72C0C96B" w14:textId="77777777" w:rsidR="001A4CE5" w:rsidRDefault="001A4CE5" w:rsidP="002157CC">
            <w:pPr>
              <w:jc w:val="right"/>
              <w:rPr>
                <w:rFonts w:ascii="Tahoma" w:eastAsia="Times New Roman" w:hAnsi="Tahoma" w:cs="Tahoma"/>
                <w:bCs/>
                <w:sz w:val="20"/>
                <w:szCs w:val="20"/>
              </w:rPr>
            </w:pPr>
          </w:p>
          <w:p w14:paraId="68FBF2A6" w14:textId="77777777" w:rsidR="001A4CE5" w:rsidRDefault="001A4CE5" w:rsidP="002157CC">
            <w:pPr>
              <w:jc w:val="right"/>
              <w:rPr>
                <w:rFonts w:ascii="Tahoma" w:eastAsia="Times New Roman" w:hAnsi="Tahoma" w:cs="Tahoma"/>
                <w:bCs/>
                <w:sz w:val="20"/>
                <w:szCs w:val="20"/>
              </w:rPr>
            </w:pPr>
          </w:p>
          <w:p w14:paraId="2498AFFC" w14:textId="77777777" w:rsidR="001A4CE5" w:rsidRDefault="001A4CE5" w:rsidP="002157CC">
            <w:pPr>
              <w:jc w:val="right"/>
              <w:rPr>
                <w:rFonts w:ascii="Tahoma" w:eastAsia="Times New Roman" w:hAnsi="Tahoma" w:cs="Tahoma"/>
                <w:bCs/>
                <w:sz w:val="20"/>
                <w:szCs w:val="20"/>
              </w:rPr>
            </w:pPr>
          </w:p>
          <w:p w14:paraId="10A41CAF" w14:textId="77777777" w:rsidR="001A4CE5" w:rsidRDefault="001A4CE5" w:rsidP="002157CC">
            <w:pPr>
              <w:jc w:val="right"/>
              <w:rPr>
                <w:rFonts w:ascii="Tahoma" w:eastAsia="Times New Roman" w:hAnsi="Tahoma" w:cs="Tahoma"/>
                <w:bCs/>
                <w:sz w:val="20"/>
                <w:szCs w:val="20"/>
              </w:rPr>
            </w:pPr>
          </w:p>
          <w:p w14:paraId="02ED19A7" w14:textId="77777777" w:rsidR="001A4CE5" w:rsidRDefault="001A4CE5" w:rsidP="002157CC">
            <w:pPr>
              <w:jc w:val="right"/>
              <w:rPr>
                <w:rFonts w:ascii="Tahoma" w:eastAsia="Times New Roman" w:hAnsi="Tahoma" w:cs="Tahoma"/>
                <w:bCs/>
                <w:sz w:val="20"/>
                <w:szCs w:val="20"/>
              </w:rPr>
            </w:pPr>
          </w:p>
          <w:p w14:paraId="5CFDD85C" w14:textId="77777777" w:rsidR="001A4CE5" w:rsidRDefault="001A4CE5" w:rsidP="002157CC">
            <w:pPr>
              <w:jc w:val="right"/>
              <w:rPr>
                <w:rFonts w:ascii="Tahoma" w:eastAsia="Times New Roman" w:hAnsi="Tahoma" w:cs="Tahoma"/>
                <w:bCs/>
                <w:sz w:val="20"/>
                <w:szCs w:val="20"/>
              </w:rPr>
            </w:pPr>
          </w:p>
          <w:p w14:paraId="11622036" w14:textId="77777777" w:rsidR="001A4CE5" w:rsidRDefault="001A4CE5" w:rsidP="002157CC">
            <w:pPr>
              <w:jc w:val="right"/>
              <w:rPr>
                <w:rFonts w:ascii="Tahoma" w:eastAsia="Times New Roman" w:hAnsi="Tahoma" w:cs="Tahoma"/>
                <w:bCs/>
                <w:sz w:val="20"/>
                <w:szCs w:val="20"/>
              </w:rPr>
            </w:pPr>
          </w:p>
          <w:p w14:paraId="7C7A797A" w14:textId="77777777" w:rsidR="001A4CE5" w:rsidRDefault="001A4CE5" w:rsidP="002157CC">
            <w:pPr>
              <w:jc w:val="right"/>
              <w:rPr>
                <w:rFonts w:ascii="Tahoma" w:eastAsia="Times New Roman" w:hAnsi="Tahoma" w:cs="Tahoma"/>
                <w:bCs/>
                <w:sz w:val="20"/>
                <w:szCs w:val="20"/>
              </w:rPr>
            </w:pPr>
          </w:p>
        </w:tc>
      </w:tr>
      <w:tr w:rsidR="001A4CE5" w:rsidRPr="00BF27A2" w14:paraId="46403A00" w14:textId="77777777" w:rsidTr="00331129">
        <w:trPr>
          <w:trHeight w:val="567"/>
        </w:trPr>
        <w:tc>
          <w:tcPr>
            <w:tcW w:w="10498" w:type="dxa"/>
            <w:gridSpan w:val="32"/>
            <w:tcBorders>
              <w:top w:val="single" w:sz="4" w:space="0" w:color="auto"/>
            </w:tcBorders>
            <w:shd w:val="clear" w:color="auto" w:fill="C6D9F1" w:themeFill="text2" w:themeFillTint="33"/>
          </w:tcPr>
          <w:p w14:paraId="06BAC5BB" w14:textId="77777777" w:rsidR="001A4CE5" w:rsidRPr="006571CA" w:rsidRDefault="001A4CE5" w:rsidP="002157CC">
            <w:pPr>
              <w:pStyle w:val="ListParagraph"/>
              <w:numPr>
                <w:ilvl w:val="0"/>
                <w:numId w:val="23"/>
              </w:numPr>
              <w:jc w:val="both"/>
              <w:rPr>
                <w:rFonts w:ascii="Tahoma" w:eastAsia="Times New Roman" w:hAnsi="Tahoma" w:cs="Tahoma"/>
                <w:b/>
                <w:bCs/>
                <w:sz w:val="20"/>
                <w:szCs w:val="20"/>
              </w:rPr>
            </w:pPr>
            <w:r>
              <w:rPr>
                <w:rFonts w:ascii="Tahoma" w:eastAsia="Times New Roman" w:hAnsi="Tahoma" w:cs="Tahoma"/>
                <w:b/>
                <w:bCs/>
                <w:sz w:val="20"/>
                <w:szCs w:val="20"/>
              </w:rPr>
              <w:lastRenderedPageBreak/>
              <w:t>DESCRIPCIÓN DE LOS HECHOS DENUNCIADOS*:</w:t>
            </w:r>
          </w:p>
        </w:tc>
      </w:tr>
      <w:tr w:rsidR="001A4CE5" w:rsidRPr="00BF27A2" w14:paraId="32122472" w14:textId="77777777" w:rsidTr="002157CC">
        <w:trPr>
          <w:trHeight w:val="3949"/>
        </w:trPr>
        <w:tc>
          <w:tcPr>
            <w:tcW w:w="10498" w:type="dxa"/>
            <w:gridSpan w:val="32"/>
            <w:shd w:val="clear" w:color="auto" w:fill="FFFFFF" w:themeFill="background1"/>
          </w:tcPr>
          <w:p w14:paraId="4F6C9CC5" w14:textId="77777777" w:rsidR="001A4CE5" w:rsidRDefault="001A4CE5" w:rsidP="002157CC">
            <w:pPr>
              <w:pStyle w:val="ListParagraph"/>
              <w:jc w:val="both"/>
              <w:rPr>
                <w:ins w:id="41" w:author="Carlos Verdugo Rotella" w:date="2026-05-04T20:47:00Z" w16du:dateUtc="2026-05-05T00:47:00Z"/>
                <w:rFonts w:ascii="Tahoma" w:eastAsia="Times New Roman" w:hAnsi="Tahoma" w:cs="Tahoma"/>
                <w:b/>
                <w:bCs/>
                <w:sz w:val="20"/>
                <w:szCs w:val="20"/>
              </w:rPr>
            </w:pPr>
          </w:p>
          <w:p w14:paraId="28FDF7A4" w14:textId="693EE134" w:rsidR="00BB23C8" w:rsidRDefault="00BB23C8" w:rsidP="002157CC">
            <w:pPr>
              <w:pStyle w:val="ListParagraph"/>
              <w:jc w:val="both"/>
              <w:rPr>
                <w:rFonts w:ascii="Tahoma" w:eastAsia="Times New Roman" w:hAnsi="Tahoma" w:cs="Tahoma"/>
                <w:b/>
                <w:bCs/>
                <w:sz w:val="20"/>
                <w:szCs w:val="20"/>
              </w:rPr>
            </w:pPr>
            <w:ins w:id="42" w:author="Carlos Verdugo Rotella" w:date="2026-05-04T20:47:00Z" w16du:dateUtc="2026-05-05T00:47:00Z">
              <w:r w:rsidRPr="00BB23C8">
                <w:rPr>
                  <w:rFonts w:ascii="Tahoma" w:eastAsia="Times New Roman" w:hAnsi="Tahoma" w:cs="Tahoma"/>
                  <w:b/>
                  <w:bCs/>
                  <w:sz w:val="20"/>
                  <w:szCs w:val="20"/>
                </w:rPr>
                <w:t>{{</w:t>
              </w:r>
              <w:proofErr w:type="spellStart"/>
              <w:r w:rsidRPr="00BB23C8">
                <w:rPr>
                  <w:rFonts w:ascii="Tahoma" w:eastAsia="Times New Roman" w:hAnsi="Tahoma" w:cs="Tahoma"/>
                  <w:b/>
                  <w:bCs/>
                  <w:sz w:val="20"/>
                  <w:szCs w:val="20"/>
                </w:rPr>
                <w:t>descripcion_hechos</w:t>
              </w:r>
              <w:proofErr w:type="spellEnd"/>
              <w:r w:rsidRPr="00BB23C8">
                <w:rPr>
                  <w:rFonts w:ascii="Tahoma" w:eastAsia="Times New Roman" w:hAnsi="Tahoma" w:cs="Tahoma"/>
                  <w:b/>
                  <w:bCs/>
                  <w:sz w:val="20"/>
                  <w:szCs w:val="20"/>
                </w:rPr>
                <w:t>}}</w:t>
              </w:r>
            </w:ins>
          </w:p>
        </w:tc>
      </w:tr>
      <w:tr w:rsidR="001A4CE5" w:rsidRPr="00BF27A2" w14:paraId="782E5BAD" w14:textId="77777777" w:rsidTr="002157CC">
        <w:trPr>
          <w:trHeight w:val="418"/>
        </w:trPr>
        <w:tc>
          <w:tcPr>
            <w:tcW w:w="10498" w:type="dxa"/>
            <w:gridSpan w:val="32"/>
          </w:tcPr>
          <w:p w14:paraId="7D0D0965" w14:textId="71F0D5E5" w:rsidR="001A4CE5" w:rsidRPr="00160DA6" w:rsidRDefault="001A4CE5" w:rsidP="002157CC">
            <w:pPr>
              <w:jc w:val="both"/>
              <w:rPr>
                <w:rFonts w:ascii="Tahoma" w:eastAsia="Times New Roman" w:hAnsi="Tahoma" w:cs="Tahoma"/>
                <w:b/>
                <w:bCs/>
                <w:sz w:val="20"/>
                <w:szCs w:val="20"/>
              </w:rPr>
            </w:pPr>
            <w:r w:rsidRPr="0050694A">
              <w:rPr>
                <w:rFonts w:ascii="Tahoma" w:eastAsia="Times New Roman" w:hAnsi="Tahoma" w:cs="Tahoma"/>
                <w:b/>
                <w:bCs/>
                <w:sz w:val="20"/>
                <w:szCs w:val="20"/>
              </w:rPr>
              <w:t>Período o fecha del hecho denunciado</w:t>
            </w:r>
            <w:r>
              <w:rPr>
                <w:rFonts w:ascii="Tahoma" w:eastAsia="Times New Roman" w:hAnsi="Tahoma" w:cs="Tahoma"/>
                <w:b/>
                <w:bCs/>
                <w:sz w:val="20"/>
                <w:szCs w:val="20"/>
              </w:rPr>
              <w:t xml:space="preserve">: </w:t>
            </w:r>
            <w:ins w:id="43" w:author="Carlos Verdugo Rotella" w:date="2026-05-04T20:47:00Z" w16du:dateUtc="2026-05-05T00:47:00Z">
              <w:r w:rsidR="00BB23C8" w:rsidRPr="00BB23C8">
                <w:rPr>
                  <w:rFonts w:ascii="Tahoma" w:eastAsia="Times New Roman" w:hAnsi="Tahoma" w:cs="Tahoma"/>
                  <w:b/>
                  <w:bCs/>
                  <w:sz w:val="20"/>
                  <w:szCs w:val="20"/>
                </w:rPr>
                <w:t>{{</w:t>
              </w:r>
              <w:proofErr w:type="spellStart"/>
              <w:r w:rsidR="00BB23C8" w:rsidRPr="00BB23C8">
                <w:rPr>
                  <w:rFonts w:ascii="Tahoma" w:eastAsia="Times New Roman" w:hAnsi="Tahoma" w:cs="Tahoma"/>
                  <w:b/>
                  <w:bCs/>
                  <w:sz w:val="20"/>
                  <w:szCs w:val="20"/>
                </w:rPr>
                <w:t>fecha_hecho</w:t>
              </w:r>
              <w:proofErr w:type="spellEnd"/>
              <w:r w:rsidR="00BB23C8" w:rsidRPr="00BB23C8">
                <w:rPr>
                  <w:rFonts w:ascii="Tahoma" w:eastAsia="Times New Roman" w:hAnsi="Tahoma" w:cs="Tahoma"/>
                  <w:b/>
                  <w:bCs/>
                  <w:sz w:val="20"/>
                  <w:szCs w:val="20"/>
                </w:rPr>
                <w:t>}}</w:t>
              </w:r>
            </w:ins>
          </w:p>
        </w:tc>
      </w:tr>
      <w:tr w:rsidR="001A4CE5" w:rsidRPr="00BF27A2" w14:paraId="3AFDC492" w14:textId="77777777" w:rsidTr="002157CC">
        <w:trPr>
          <w:trHeight w:val="425"/>
        </w:trPr>
        <w:tc>
          <w:tcPr>
            <w:tcW w:w="10498" w:type="dxa"/>
            <w:gridSpan w:val="32"/>
            <w:shd w:val="clear" w:color="auto" w:fill="C6D9F1" w:themeFill="text2" w:themeFillTint="33"/>
          </w:tcPr>
          <w:p w14:paraId="258002F2" w14:textId="77777777" w:rsidR="001A4CE5" w:rsidRPr="006571CA" w:rsidRDefault="001A4CE5" w:rsidP="002157CC">
            <w:pPr>
              <w:jc w:val="both"/>
              <w:rPr>
                <w:rFonts w:ascii="Tahoma" w:eastAsia="Times New Roman" w:hAnsi="Tahoma" w:cs="Tahoma"/>
                <w:b/>
                <w:bCs/>
                <w:sz w:val="20"/>
                <w:szCs w:val="20"/>
              </w:rPr>
            </w:pPr>
            <w:r>
              <w:rPr>
                <w:rFonts w:ascii="Tahoma" w:eastAsia="Times New Roman" w:hAnsi="Tahoma" w:cs="Tahoma"/>
                <w:b/>
                <w:bCs/>
                <w:sz w:val="20"/>
                <w:szCs w:val="20"/>
              </w:rPr>
              <w:t xml:space="preserve">5. </w:t>
            </w:r>
            <w:r w:rsidRPr="006571CA">
              <w:rPr>
                <w:rFonts w:ascii="Tahoma" w:eastAsia="Times New Roman" w:hAnsi="Tahoma" w:cs="Tahoma"/>
                <w:b/>
                <w:bCs/>
                <w:sz w:val="20"/>
                <w:szCs w:val="20"/>
              </w:rPr>
              <w:t>FOTO</w:t>
            </w:r>
            <w:r>
              <w:rPr>
                <w:rFonts w:ascii="Tahoma" w:eastAsia="Times New Roman" w:hAnsi="Tahoma" w:cs="Tahoma"/>
                <w:b/>
                <w:bCs/>
                <w:sz w:val="20"/>
                <w:szCs w:val="20"/>
              </w:rPr>
              <w:t>GR</w:t>
            </w:r>
            <w:r w:rsidRPr="006571CA">
              <w:rPr>
                <w:rFonts w:ascii="Tahoma" w:eastAsia="Times New Roman" w:hAnsi="Tahoma" w:cs="Tahoma"/>
                <w:b/>
                <w:bCs/>
                <w:sz w:val="20"/>
                <w:szCs w:val="20"/>
              </w:rPr>
              <w:t>AFÍAS</w:t>
            </w:r>
            <w:r>
              <w:rPr>
                <w:rFonts w:ascii="Tahoma" w:eastAsia="Times New Roman" w:hAnsi="Tahoma" w:cs="Tahoma"/>
                <w:b/>
                <w:bCs/>
                <w:sz w:val="20"/>
                <w:szCs w:val="20"/>
              </w:rPr>
              <w:t>*</w:t>
            </w:r>
            <w:r w:rsidRPr="006571CA">
              <w:rPr>
                <w:rFonts w:ascii="Tahoma" w:eastAsia="Times New Roman" w:hAnsi="Tahoma" w:cs="Tahoma"/>
                <w:b/>
                <w:bCs/>
                <w:sz w:val="20"/>
                <w:szCs w:val="20"/>
              </w:rPr>
              <w:t>:</w:t>
            </w:r>
          </w:p>
        </w:tc>
      </w:tr>
      <w:tr w:rsidR="001A4CE5" w:rsidRPr="00BF27A2" w14:paraId="07018C67" w14:textId="77777777" w:rsidTr="002157CC">
        <w:trPr>
          <w:trHeight w:val="6635"/>
        </w:trPr>
        <w:tc>
          <w:tcPr>
            <w:tcW w:w="10498" w:type="dxa"/>
            <w:gridSpan w:val="32"/>
          </w:tcPr>
          <w:p w14:paraId="346AF9E5" w14:textId="77777777" w:rsidR="001A4CE5" w:rsidRPr="006571CA" w:rsidRDefault="001A4CE5" w:rsidP="002157CC">
            <w:pPr>
              <w:pStyle w:val="ListParagraph"/>
              <w:jc w:val="both"/>
              <w:rPr>
                <w:rFonts w:ascii="Tahoma" w:eastAsia="Times New Roman" w:hAnsi="Tahoma" w:cs="Tahoma"/>
                <w:b/>
                <w:bCs/>
                <w:sz w:val="20"/>
                <w:szCs w:val="20"/>
              </w:rPr>
            </w:pPr>
          </w:p>
        </w:tc>
      </w:tr>
    </w:tbl>
    <w:p w14:paraId="571343B0" w14:textId="77777777" w:rsidR="00272BC8" w:rsidRDefault="00272BC8" w:rsidP="00D3630C">
      <w:pPr>
        <w:jc w:val="both"/>
        <w:rPr>
          <w:rFonts w:ascii="Tahoma" w:hAnsi="Tahoma" w:cs="Tahoma"/>
          <w:b/>
          <w:color w:val="000000" w:themeColor="text1"/>
          <w:sz w:val="20"/>
          <w:szCs w:val="20"/>
        </w:rPr>
      </w:pPr>
    </w:p>
    <w:p w14:paraId="074305C5" w14:textId="77777777" w:rsidR="006571CA" w:rsidRDefault="006571CA" w:rsidP="00D3630C">
      <w:pPr>
        <w:jc w:val="both"/>
        <w:rPr>
          <w:rFonts w:ascii="Tahoma" w:hAnsi="Tahoma" w:cs="Tahoma"/>
          <w:b/>
          <w:color w:val="000000" w:themeColor="text1"/>
          <w:sz w:val="20"/>
          <w:szCs w:val="20"/>
        </w:rPr>
      </w:pPr>
    </w:p>
    <w:p w14:paraId="31410B78" w14:textId="77777777" w:rsidR="006571CA" w:rsidRDefault="006571CA" w:rsidP="00D3630C">
      <w:pPr>
        <w:jc w:val="both"/>
        <w:rPr>
          <w:rFonts w:ascii="Tahoma" w:hAnsi="Tahoma" w:cs="Tahoma"/>
          <w:b/>
          <w:color w:val="000000" w:themeColor="text1"/>
          <w:sz w:val="20"/>
          <w:szCs w:val="20"/>
        </w:rPr>
      </w:pPr>
    </w:p>
    <w:tbl>
      <w:tblPr>
        <w:tblStyle w:val="TableGrid"/>
        <w:tblW w:w="10624" w:type="dxa"/>
        <w:tblInd w:w="-601" w:type="dxa"/>
        <w:tblLayout w:type="fixed"/>
        <w:tblLook w:val="04A0" w:firstRow="1" w:lastRow="0" w:firstColumn="1" w:lastColumn="0" w:noHBand="0" w:noVBand="1"/>
      </w:tblPr>
      <w:tblGrid>
        <w:gridCol w:w="3541"/>
        <w:gridCol w:w="3542"/>
        <w:gridCol w:w="3541"/>
      </w:tblGrid>
      <w:tr w:rsidR="00B65E7B" w:rsidRPr="00BF27A2" w14:paraId="40D30D35" w14:textId="77777777" w:rsidTr="006571CA">
        <w:trPr>
          <w:trHeight w:val="389"/>
        </w:trPr>
        <w:tc>
          <w:tcPr>
            <w:tcW w:w="10624" w:type="dxa"/>
            <w:gridSpan w:val="3"/>
            <w:shd w:val="clear" w:color="auto" w:fill="C6D9F1" w:themeFill="text2" w:themeFillTint="33"/>
          </w:tcPr>
          <w:p w14:paraId="4834F70A" w14:textId="52A3190F" w:rsidR="00B65E7B" w:rsidRPr="00B65E7B" w:rsidRDefault="006571CA" w:rsidP="00A7629D">
            <w:pPr>
              <w:pStyle w:val="ListParagraph"/>
              <w:numPr>
                <w:ilvl w:val="0"/>
                <w:numId w:val="28"/>
              </w:numPr>
              <w:rPr>
                <w:rFonts w:ascii="Tahoma" w:eastAsia="Times New Roman" w:hAnsi="Tahoma" w:cs="Tahoma"/>
                <w:b/>
                <w:bCs/>
                <w:sz w:val="20"/>
                <w:szCs w:val="20"/>
              </w:rPr>
            </w:pPr>
            <w:r>
              <w:rPr>
                <w:rFonts w:ascii="Tahoma" w:eastAsia="Times New Roman" w:hAnsi="Tahoma" w:cs="Tahoma"/>
                <w:b/>
                <w:bCs/>
                <w:sz w:val="20"/>
                <w:szCs w:val="20"/>
              </w:rPr>
              <w:t>DATOS</w:t>
            </w:r>
            <w:r w:rsidRPr="00B65E7B">
              <w:rPr>
                <w:rFonts w:ascii="Tahoma" w:eastAsia="Times New Roman" w:hAnsi="Tahoma" w:cs="Tahoma"/>
                <w:b/>
                <w:bCs/>
                <w:sz w:val="20"/>
                <w:szCs w:val="20"/>
              </w:rPr>
              <w:t xml:space="preserve"> DEL DENUNCIANTE</w:t>
            </w:r>
          </w:p>
          <w:p w14:paraId="16406E45" w14:textId="77777777" w:rsidR="00B65E7B" w:rsidRDefault="00B65E7B" w:rsidP="00164540">
            <w:pPr>
              <w:rPr>
                <w:rFonts w:ascii="Tahoma" w:eastAsia="Times New Roman" w:hAnsi="Tahoma" w:cs="Tahoma"/>
                <w:b/>
                <w:bCs/>
                <w:sz w:val="20"/>
                <w:szCs w:val="20"/>
              </w:rPr>
            </w:pPr>
          </w:p>
        </w:tc>
      </w:tr>
      <w:tr w:rsidR="00B65E7B" w:rsidRPr="00BF27A2" w14:paraId="1BA0B682" w14:textId="77777777" w:rsidTr="00164540">
        <w:trPr>
          <w:trHeight w:val="867"/>
        </w:trPr>
        <w:tc>
          <w:tcPr>
            <w:tcW w:w="3541" w:type="dxa"/>
          </w:tcPr>
          <w:p w14:paraId="3C97C3A1" w14:textId="77777777" w:rsidR="00B65E7B" w:rsidRDefault="00B65E7B" w:rsidP="00164540">
            <w:pPr>
              <w:rPr>
                <w:ins w:id="44" w:author="Carlos Verdugo Rotella" w:date="2026-05-04T20:35:00Z" w16du:dateUtc="2026-05-05T00:35:00Z"/>
                <w:rFonts w:ascii="Tahoma" w:eastAsia="Times New Roman" w:hAnsi="Tahoma" w:cs="Tahoma"/>
                <w:b/>
                <w:bCs/>
                <w:sz w:val="20"/>
                <w:szCs w:val="20"/>
              </w:rPr>
            </w:pPr>
            <w:r>
              <w:rPr>
                <w:rFonts w:ascii="Tahoma" w:eastAsia="Times New Roman" w:hAnsi="Tahoma" w:cs="Tahoma"/>
                <w:b/>
                <w:bCs/>
                <w:sz w:val="20"/>
                <w:szCs w:val="20"/>
              </w:rPr>
              <w:t>Nombre</w:t>
            </w:r>
            <w:r w:rsidR="00A9530E">
              <w:rPr>
                <w:rFonts w:ascii="Tahoma" w:eastAsia="Times New Roman" w:hAnsi="Tahoma" w:cs="Tahoma"/>
                <w:b/>
                <w:bCs/>
                <w:sz w:val="20"/>
                <w:szCs w:val="20"/>
              </w:rPr>
              <w:t>:</w:t>
            </w:r>
          </w:p>
          <w:p w14:paraId="5B3B4396" w14:textId="4E7A973A" w:rsidR="00BE35A0" w:rsidRDefault="00BE35A0" w:rsidP="00164540">
            <w:pPr>
              <w:rPr>
                <w:rFonts w:ascii="Tahoma" w:eastAsia="Times New Roman" w:hAnsi="Tahoma" w:cs="Tahoma"/>
                <w:b/>
                <w:bCs/>
                <w:sz w:val="20"/>
                <w:szCs w:val="20"/>
              </w:rPr>
            </w:pPr>
            <w:ins w:id="45" w:author="Carlos Verdugo Rotella" w:date="2026-05-04T20:35:00Z">
              <w:r w:rsidRPr="00BE35A0">
                <w:rPr>
                  <w:rFonts w:ascii="Tahoma" w:eastAsia="Times New Roman" w:hAnsi="Tahoma" w:cs="Tahoma"/>
                  <w:b/>
                  <w:bCs/>
                  <w:sz w:val="20"/>
                  <w:szCs w:val="20"/>
                </w:rPr>
                <w:t>{{</w:t>
              </w:r>
              <w:proofErr w:type="spellStart"/>
              <w:r w:rsidRPr="00BE35A0">
                <w:rPr>
                  <w:rFonts w:ascii="Tahoma" w:eastAsia="Times New Roman" w:hAnsi="Tahoma" w:cs="Tahoma"/>
                  <w:b/>
                  <w:bCs/>
                  <w:sz w:val="20"/>
                  <w:szCs w:val="20"/>
                </w:rPr>
                <w:t>den_nombre</w:t>
              </w:r>
              <w:proofErr w:type="spellEnd"/>
              <w:r w:rsidRPr="00BE35A0">
                <w:rPr>
                  <w:rFonts w:ascii="Tahoma" w:eastAsia="Times New Roman" w:hAnsi="Tahoma" w:cs="Tahoma"/>
                  <w:b/>
                  <w:bCs/>
                  <w:sz w:val="20"/>
                  <w:szCs w:val="20"/>
                </w:rPr>
                <w:t>}}</w:t>
              </w:r>
            </w:ins>
          </w:p>
        </w:tc>
        <w:tc>
          <w:tcPr>
            <w:tcW w:w="3542" w:type="dxa"/>
          </w:tcPr>
          <w:p w14:paraId="06059DED" w14:textId="77777777" w:rsidR="00B65E7B" w:rsidRDefault="00B65E7B" w:rsidP="00164540">
            <w:pPr>
              <w:rPr>
                <w:ins w:id="46" w:author="Carlos Verdugo Rotella" w:date="2026-05-04T20:36:00Z" w16du:dateUtc="2026-05-05T00:36:00Z"/>
                <w:rFonts w:ascii="Tahoma" w:eastAsia="Times New Roman" w:hAnsi="Tahoma" w:cs="Tahoma"/>
                <w:b/>
                <w:bCs/>
                <w:sz w:val="20"/>
                <w:szCs w:val="20"/>
              </w:rPr>
            </w:pPr>
            <w:r>
              <w:rPr>
                <w:rFonts w:ascii="Tahoma" w:eastAsia="Times New Roman" w:hAnsi="Tahoma" w:cs="Tahoma"/>
                <w:b/>
                <w:bCs/>
                <w:sz w:val="20"/>
                <w:szCs w:val="20"/>
              </w:rPr>
              <w:t>Correo electrónico</w:t>
            </w:r>
            <w:r w:rsidR="00A9530E">
              <w:rPr>
                <w:rFonts w:ascii="Tahoma" w:eastAsia="Times New Roman" w:hAnsi="Tahoma" w:cs="Tahoma"/>
                <w:b/>
                <w:bCs/>
                <w:sz w:val="20"/>
                <w:szCs w:val="20"/>
              </w:rPr>
              <w:t>:</w:t>
            </w:r>
          </w:p>
          <w:p w14:paraId="0B9CB034" w14:textId="75662134" w:rsidR="002D0783" w:rsidRDefault="002D0783" w:rsidP="00164540">
            <w:pPr>
              <w:rPr>
                <w:rFonts w:ascii="Tahoma" w:eastAsia="Times New Roman" w:hAnsi="Tahoma" w:cs="Tahoma"/>
                <w:b/>
                <w:bCs/>
                <w:sz w:val="20"/>
                <w:szCs w:val="20"/>
              </w:rPr>
            </w:pPr>
            <w:ins w:id="47" w:author="Carlos Verdugo Rotella" w:date="2026-05-04T20:36:00Z">
              <w:r w:rsidRPr="002D0783">
                <w:rPr>
                  <w:rFonts w:ascii="Tahoma" w:eastAsia="Times New Roman" w:hAnsi="Tahoma" w:cs="Tahoma"/>
                  <w:b/>
                  <w:bCs/>
                  <w:sz w:val="20"/>
                  <w:szCs w:val="20"/>
                </w:rPr>
                <w:t>{{</w:t>
              </w:r>
              <w:proofErr w:type="spellStart"/>
              <w:r w:rsidRPr="002D0783">
                <w:rPr>
                  <w:rFonts w:ascii="Tahoma" w:eastAsia="Times New Roman" w:hAnsi="Tahoma" w:cs="Tahoma"/>
                  <w:b/>
                  <w:bCs/>
                  <w:sz w:val="20"/>
                  <w:szCs w:val="20"/>
                </w:rPr>
                <w:t>den_correo</w:t>
              </w:r>
              <w:proofErr w:type="spellEnd"/>
              <w:r w:rsidRPr="002D0783">
                <w:rPr>
                  <w:rFonts w:ascii="Tahoma" w:eastAsia="Times New Roman" w:hAnsi="Tahoma" w:cs="Tahoma"/>
                  <w:b/>
                  <w:bCs/>
                  <w:sz w:val="20"/>
                  <w:szCs w:val="20"/>
                </w:rPr>
                <w:t>}}</w:t>
              </w:r>
            </w:ins>
          </w:p>
        </w:tc>
        <w:tc>
          <w:tcPr>
            <w:tcW w:w="3541" w:type="dxa"/>
          </w:tcPr>
          <w:p w14:paraId="0E7469A7" w14:textId="77777777" w:rsidR="00B65E7B" w:rsidRDefault="00B65E7B" w:rsidP="00164540">
            <w:pPr>
              <w:rPr>
                <w:ins w:id="48" w:author="Carlos Verdugo Rotella" w:date="2026-05-04T20:36:00Z" w16du:dateUtc="2026-05-05T00:36:00Z"/>
                <w:rFonts w:ascii="Tahoma" w:eastAsia="Times New Roman" w:hAnsi="Tahoma" w:cs="Tahoma"/>
                <w:b/>
                <w:bCs/>
                <w:sz w:val="20"/>
                <w:szCs w:val="20"/>
              </w:rPr>
            </w:pPr>
            <w:r>
              <w:rPr>
                <w:rFonts w:ascii="Tahoma" w:eastAsia="Times New Roman" w:hAnsi="Tahoma" w:cs="Tahoma"/>
                <w:b/>
                <w:bCs/>
                <w:sz w:val="20"/>
                <w:szCs w:val="20"/>
              </w:rPr>
              <w:t>Teléfono</w:t>
            </w:r>
            <w:r w:rsidR="00A9530E">
              <w:rPr>
                <w:rFonts w:ascii="Tahoma" w:eastAsia="Times New Roman" w:hAnsi="Tahoma" w:cs="Tahoma"/>
                <w:b/>
                <w:bCs/>
                <w:sz w:val="20"/>
                <w:szCs w:val="20"/>
              </w:rPr>
              <w:t>:</w:t>
            </w:r>
            <w:r>
              <w:rPr>
                <w:rFonts w:ascii="Tahoma" w:eastAsia="Times New Roman" w:hAnsi="Tahoma" w:cs="Tahoma"/>
                <w:b/>
                <w:bCs/>
                <w:sz w:val="20"/>
                <w:szCs w:val="20"/>
              </w:rPr>
              <w:t xml:space="preserve"> </w:t>
            </w:r>
          </w:p>
          <w:p w14:paraId="15208526" w14:textId="0E322D38" w:rsidR="002C24BF" w:rsidRDefault="002C24BF" w:rsidP="00164540">
            <w:pPr>
              <w:rPr>
                <w:rFonts w:ascii="Tahoma" w:eastAsia="Times New Roman" w:hAnsi="Tahoma" w:cs="Tahoma"/>
                <w:b/>
                <w:bCs/>
                <w:sz w:val="20"/>
                <w:szCs w:val="20"/>
              </w:rPr>
            </w:pPr>
            <w:ins w:id="49" w:author="Carlos Verdugo Rotella" w:date="2026-05-04T20:36:00Z">
              <w:r w:rsidRPr="002C24BF">
                <w:rPr>
                  <w:rFonts w:ascii="Tahoma" w:eastAsia="Times New Roman" w:hAnsi="Tahoma" w:cs="Tahoma"/>
                  <w:b/>
                  <w:bCs/>
                  <w:sz w:val="20"/>
                  <w:szCs w:val="20"/>
                </w:rPr>
                <w:t>{{</w:t>
              </w:r>
              <w:proofErr w:type="spellStart"/>
              <w:r w:rsidRPr="002C24BF">
                <w:rPr>
                  <w:rFonts w:ascii="Tahoma" w:eastAsia="Times New Roman" w:hAnsi="Tahoma" w:cs="Tahoma"/>
                  <w:b/>
                  <w:bCs/>
                  <w:sz w:val="20"/>
                  <w:szCs w:val="20"/>
                </w:rPr>
                <w:t>den_telefono</w:t>
              </w:r>
              <w:proofErr w:type="spellEnd"/>
              <w:r w:rsidRPr="002C24BF">
                <w:rPr>
                  <w:rFonts w:ascii="Tahoma" w:eastAsia="Times New Roman" w:hAnsi="Tahoma" w:cs="Tahoma"/>
                  <w:b/>
                  <w:bCs/>
                  <w:sz w:val="20"/>
                  <w:szCs w:val="20"/>
                </w:rPr>
                <w:t>}}</w:t>
              </w:r>
            </w:ins>
          </w:p>
        </w:tc>
      </w:tr>
      <w:tr w:rsidR="000B6E34" w:rsidRPr="00BF27A2" w14:paraId="468DA49A" w14:textId="77777777" w:rsidTr="000B6E34">
        <w:trPr>
          <w:trHeight w:val="389"/>
        </w:trPr>
        <w:tc>
          <w:tcPr>
            <w:tcW w:w="3541" w:type="dxa"/>
          </w:tcPr>
          <w:p w14:paraId="1FFD8350" w14:textId="42F07233" w:rsidR="000B6E34" w:rsidRDefault="000B6E34" w:rsidP="00164540">
            <w:pPr>
              <w:rPr>
                <w:rFonts w:ascii="Tahoma" w:eastAsia="Times New Roman" w:hAnsi="Tahoma" w:cs="Tahoma"/>
                <w:b/>
                <w:bCs/>
                <w:sz w:val="20"/>
                <w:szCs w:val="20"/>
              </w:rPr>
            </w:pPr>
            <w:r w:rsidRPr="006571CA">
              <w:rPr>
                <w:rFonts w:ascii="Tahoma" w:eastAsia="Times New Roman" w:hAnsi="Tahoma" w:cs="Tahoma"/>
                <w:b/>
                <w:bCs/>
                <w:sz w:val="20"/>
                <w:szCs w:val="20"/>
              </w:rPr>
              <w:t>Fecha de la denuncia:</w:t>
            </w:r>
          </w:p>
        </w:tc>
        <w:tc>
          <w:tcPr>
            <w:tcW w:w="7083" w:type="dxa"/>
            <w:gridSpan w:val="2"/>
          </w:tcPr>
          <w:p w14:paraId="26773735" w14:textId="300D1873" w:rsidR="000B6E34" w:rsidRDefault="00831AAC" w:rsidP="00164540">
            <w:pPr>
              <w:rPr>
                <w:rFonts w:ascii="Tahoma" w:eastAsia="Times New Roman" w:hAnsi="Tahoma" w:cs="Tahoma"/>
                <w:b/>
                <w:bCs/>
                <w:sz w:val="20"/>
                <w:szCs w:val="20"/>
              </w:rPr>
            </w:pPr>
            <w:ins w:id="50" w:author="Carlos Verdugo Rotella" w:date="2026-05-04T20:37:00Z">
              <w:r w:rsidRPr="00831AAC">
                <w:rPr>
                  <w:rFonts w:ascii="Tahoma" w:eastAsia="Times New Roman" w:hAnsi="Tahoma" w:cs="Tahoma"/>
                  <w:b/>
                  <w:bCs/>
                  <w:sz w:val="20"/>
                  <w:szCs w:val="20"/>
                </w:rPr>
                <w:t>{{</w:t>
              </w:r>
              <w:proofErr w:type="spellStart"/>
              <w:r w:rsidRPr="00831AAC">
                <w:rPr>
                  <w:rFonts w:ascii="Tahoma" w:eastAsia="Times New Roman" w:hAnsi="Tahoma" w:cs="Tahoma"/>
                  <w:b/>
                  <w:bCs/>
                  <w:sz w:val="20"/>
                  <w:szCs w:val="20"/>
                </w:rPr>
                <w:t>fecha_denuncia</w:t>
              </w:r>
              <w:proofErr w:type="spellEnd"/>
              <w:r w:rsidRPr="00831AAC">
                <w:rPr>
                  <w:rFonts w:ascii="Tahoma" w:eastAsia="Times New Roman" w:hAnsi="Tahoma" w:cs="Tahoma"/>
                  <w:b/>
                  <w:bCs/>
                  <w:sz w:val="20"/>
                  <w:szCs w:val="20"/>
                </w:rPr>
                <w:t>}}</w:t>
              </w:r>
            </w:ins>
          </w:p>
        </w:tc>
      </w:tr>
    </w:tbl>
    <w:p w14:paraId="18B76977" w14:textId="77777777" w:rsidR="00B65E7B" w:rsidRDefault="00B65E7B" w:rsidP="00D3630C">
      <w:pPr>
        <w:jc w:val="both"/>
        <w:rPr>
          <w:rFonts w:ascii="Tahoma" w:hAnsi="Tahoma" w:cs="Tahoma"/>
          <w:b/>
          <w:color w:val="000000" w:themeColor="text1"/>
          <w:sz w:val="20"/>
          <w:szCs w:val="20"/>
        </w:rPr>
      </w:pPr>
    </w:p>
    <w:tbl>
      <w:tblPr>
        <w:tblStyle w:val="TableGrid"/>
        <w:tblW w:w="10632" w:type="dxa"/>
        <w:tblInd w:w="-601" w:type="dxa"/>
        <w:tblLook w:val="04A0" w:firstRow="1" w:lastRow="0" w:firstColumn="1" w:lastColumn="0" w:noHBand="0" w:noVBand="1"/>
      </w:tblPr>
      <w:tblGrid>
        <w:gridCol w:w="10632"/>
      </w:tblGrid>
      <w:tr w:rsidR="00160DA6" w14:paraId="15D7ABA3" w14:textId="77777777" w:rsidTr="00160DA6">
        <w:trPr>
          <w:trHeight w:val="575"/>
        </w:trPr>
        <w:tc>
          <w:tcPr>
            <w:tcW w:w="10632" w:type="dxa"/>
            <w:shd w:val="clear" w:color="auto" w:fill="C6D9F1" w:themeFill="text2" w:themeFillTint="33"/>
          </w:tcPr>
          <w:p w14:paraId="09081343" w14:textId="259972FB" w:rsidR="00160DA6" w:rsidRDefault="00160DA6" w:rsidP="00D3630C">
            <w:pPr>
              <w:jc w:val="both"/>
              <w:rPr>
                <w:rFonts w:ascii="Tahoma" w:hAnsi="Tahoma" w:cs="Tahoma"/>
                <w:b/>
                <w:color w:val="000000" w:themeColor="text1"/>
                <w:sz w:val="20"/>
                <w:szCs w:val="20"/>
              </w:rPr>
            </w:pPr>
            <w:r>
              <w:rPr>
                <w:rFonts w:ascii="Tahoma" w:hAnsi="Tahoma" w:cs="Tahoma"/>
                <w:b/>
                <w:color w:val="000000" w:themeColor="text1"/>
                <w:sz w:val="20"/>
                <w:szCs w:val="20"/>
              </w:rPr>
              <w:t>III. OBSERVACIONES:</w:t>
            </w:r>
          </w:p>
        </w:tc>
      </w:tr>
      <w:tr w:rsidR="00160DA6" w14:paraId="2488D8E6" w14:textId="77777777" w:rsidTr="00160DA6">
        <w:trPr>
          <w:trHeight w:val="1690"/>
        </w:trPr>
        <w:tc>
          <w:tcPr>
            <w:tcW w:w="10632" w:type="dxa"/>
          </w:tcPr>
          <w:p w14:paraId="313C2B4C" w14:textId="77777777" w:rsidR="00160DA6" w:rsidRDefault="00160DA6" w:rsidP="00D3630C">
            <w:pPr>
              <w:jc w:val="both"/>
              <w:rPr>
                <w:rFonts w:ascii="Tahoma" w:hAnsi="Tahoma" w:cs="Tahoma"/>
                <w:b/>
                <w:color w:val="000000" w:themeColor="text1"/>
                <w:sz w:val="20"/>
                <w:szCs w:val="20"/>
              </w:rPr>
            </w:pPr>
          </w:p>
          <w:p w14:paraId="6C55C7B1" w14:textId="77777777" w:rsidR="002157CC" w:rsidRDefault="002157CC" w:rsidP="00D3630C">
            <w:pPr>
              <w:jc w:val="both"/>
              <w:rPr>
                <w:rFonts w:ascii="Tahoma" w:hAnsi="Tahoma" w:cs="Tahoma"/>
                <w:b/>
                <w:color w:val="000000" w:themeColor="text1"/>
                <w:sz w:val="20"/>
                <w:szCs w:val="20"/>
              </w:rPr>
            </w:pPr>
          </w:p>
          <w:p w14:paraId="31DABD46" w14:textId="77777777" w:rsidR="002157CC" w:rsidRDefault="002157CC" w:rsidP="00D3630C">
            <w:pPr>
              <w:jc w:val="both"/>
              <w:rPr>
                <w:rFonts w:ascii="Tahoma" w:hAnsi="Tahoma" w:cs="Tahoma"/>
                <w:b/>
                <w:color w:val="000000" w:themeColor="text1"/>
                <w:sz w:val="20"/>
                <w:szCs w:val="20"/>
              </w:rPr>
            </w:pPr>
          </w:p>
          <w:p w14:paraId="2F9BF688" w14:textId="2115A742" w:rsidR="002157CC" w:rsidRDefault="00426CA0" w:rsidP="00D3630C">
            <w:pPr>
              <w:jc w:val="both"/>
              <w:rPr>
                <w:rFonts w:ascii="Tahoma" w:hAnsi="Tahoma" w:cs="Tahoma"/>
                <w:b/>
                <w:color w:val="000000" w:themeColor="text1"/>
                <w:sz w:val="20"/>
                <w:szCs w:val="20"/>
              </w:rPr>
            </w:pPr>
            <w:ins w:id="51" w:author="Carlos Verdugo Rotella" w:date="2026-05-04T20:47:00Z" w16du:dateUtc="2026-05-05T00:47:00Z">
              <w:r w:rsidRPr="00426CA0">
                <w:rPr>
                  <w:rFonts w:ascii="Tahoma" w:hAnsi="Tahoma" w:cs="Tahoma"/>
                  <w:b/>
                  <w:color w:val="000000" w:themeColor="text1"/>
                  <w:sz w:val="20"/>
                  <w:szCs w:val="20"/>
                </w:rPr>
                <w:t>{{observaciones}}</w:t>
              </w:r>
            </w:ins>
          </w:p>
          <w:p w14:paraId="0D4D798E" w14:textId="77777777" w:rsidR="002157CC" w:rsidRDefault="002157CC" w:rsidP="00D3630C">
            <w:pPr>
              <w:jc w:val="both"/>
              <w:rPr>
                <w:rFonts w:ascii="Tahoma" w:hAnsi="Tahoma" w:cs="Tahoma"/>
                <w:b/>
                <w:color w:val="000000" w:themeColor="text1"/>
                <w:sz w:val="20"/>
                <w:szCs w:val="20"/>
              </w:rPr>
            </w:pPr>
          </w:p>
          <w:p w14:paraId="703CEE43" w14:textId="77777777" w:rsidR="002157CC" w:rsidRDefault="002157CC" w:rsidP="00D3630C">
            <w:pPr>
              <w:jc w:val="both"/>
              <w:rPr>
                <w:rFonts w:ascii="Tahoma" w:hAnsi="Tahoma" w:cs="Tahoma"/>
                <w:b/>
                <w:color w:val="000000" w:themeColor="text1"/>
                <w:sz w:val="20"/>
                <w:szCs w:val="20"/>
              </w:rPr>
            </w:pPr>
          </w:p>
          <w:p w14:paraId="6C8D6A96" w14:textId="77777777" w:rsidR="002157CC" w:rsidRDefault="002157CC" w:rsidP="00D3630C">
            <w:pPr>
              <w:jc w:val="both"/>
              <w:rPr>
                <w:rFonts w:ascii="Tahoma" w:hAnsi="Tahoma" w:cs="Tahoma"/>
                <w:b/>
                <w:color w:val="000000" w:themeColor="text1"/>
                <w:sz w:val="20"/>
                <w:szCs w:val="20"/>
              </w:rPr>
            </w:pPr>
          </w:p>
          <w:p w14:paraId="083EEC10" w14:textId="77777777" w:rsidR="002157CC" w:rsidRDefault="002157CC" w:rsidP="00D3630C">
            <w:pPr>
              <w:jc w:val="both"/>
              <w:rPr>
                <w:rFonts w:ascii="Tahoma" w:hAnsi="Tahoma" w:cs="Tahoma"/>
                <w:b/>
                <w:color w:val="000000" w:themeColor="text1"/>
                <w:sz w:val="20"/>
                <w:szCs w:val="20"/>
              </w:rPr>
            </w:pPr>
          </w:p>
          <w:p w14:paraId="70F2E71E" w14:textId="77777777" w:rsidR="002157CC" w:rsidRDefault="002157CC" w:rsidP="00D3630C">
            <w:pPr>
              <w:jc w:val="both"/>
              <w:rPr>
                <w:rFonts w:ascii="Tahoma" w:hAnsi="Tahoma" w:cs="Tahoma"/>
                <w:b/>
                <w:color w:val="000000" w:themeColor="text1"/>
                <w:sz w:val="20"/>
                <w:szCs w:val="20"/>
              </w:rPr>
            </w:pPr>
          </w:p>
          <w:p w14:paraId="31996AC7" w14:textId="77777777" w:rsidR="002157CC" w:rsidRDefault="002157CC" w:rsidP="00D3630C">
            <w:pPr>
              <w:jc w:val="both"/>
              <w:rPr>
                <w:rFonts w:ascii="Tahoma" w:hAnsi="Tahoma" w:cs="Tahoma"/>
                <w:b/>
                <w:color w:val="000000" w:themeColor="text1"/>
                <w:sz w:val="20"/>
                <w:szCs w:val="20"/>
              </w:rPr>
            </w:pPr>
          </w:p>
          <w:p w14:paraId="69094AD6" w14:textId="77777777" w:rsidR="002157CC" w:rsidRDefault="002157CC" w:rsidP="00D3630C">
            <w:pPr>
              <w:jc w:val="both"/>
              <w:rPr>
                <w:rFonts w:ascii="Tahoma" w:hAnsi="Tahoma" w:cs="Tahoma"/>
                <w:b/>
                <w:color w:val="000000" w:themeColor="text1"/>
                <w:sz w:val="20"/>
                <w:szCs w:val="20"/>
              </w:rPr>
            </w:pPr>
          </w:p>
        </w:tc>
      </w:tr>
    </w:tbl>
    <w:p w14:paraId="1D00B767" w14:textId="77777777" w:rsidR="004968F5" w:rsidRDefault="004968F5" w:rsidP="00D3630C">
      <w:pPr>
        <w:jc w:val="both"/>
        <w:rPr>
          <w:rFonts w:ascii="Tahoma" w:hAnsi="Tahoma" w:cs="Tahoma"/>
          <w:b/>
          <w:color w:val="000000" w:themeColor="text1"/>
          <w:sz w:val="20"/>
          <w:szCs w:val="20"/>
        </w:rPr>
      </w:pPr>
    </w:p>
    <w:p w14:paraId="384473B6" w14:textId="77777777" w:rsidR="0050694A" w:rsidRDefault="0050694A" w:rsidP="00D3630C">
      <w:pPr>
        <w:jc w:val="both"/>
        <w:rPr>
          <w:rFonts w:ascii="Tahoma" w:hAnsi="Tahoma" w:cs="Tahoma"/>
          <w:b/>
          <w:color w:val="000000" w:themeColor="text1"/>
          <w:sz w:val="20"/>
          <w:szCs w:val="20"/>
        </w:rPr>
      </w:pPr>
    </w:p>
    <w:p w14:paraId="3517E456" w14:textId="09692DE1" w:rsidR="0050694A" w:rsidRDefault="0050694A" w:rsidP="00D3630C">
      <w:pPr>
        <w:jc w:val="both"/>
        <w:rPr>
          <w:rFonts w:ascii="Tahoma" w:hAnsi="Tahoma" w:cs="Tahoma"/>
          <w:b/>
          <w:color w:val="000000" w:themeColor="text1"/>
          <w:sz w:val="20"/>
          <w:szCs w:val="20"/>
        </w:rPr>
      </w:pPr>
      <w:r w:rsidRPr="0050694A">
        <w:rPr>
          <w:rFonts w:ascii="Tahoma" w:hAnsi="Tahoma" w:cs="Tahoma"/>
          <w:b/>
          <w:color w:val="000000" w:themeColor="text1"/>
          <w:sz w:val="20"/>
          <w:szCs w:val="20"/>
        </w:rPr>
        <w:t>Declaro por este acto vengo en denunciar una posible infracción, y declaro que la información contenida en este documento es precisa, verídica, y comprobable</w:t>
      </w:r>
      <w:r>
        <w:rPr>
          <w:rFonts w:ascii="Tahoma" w:hAnsi="Tahoma" w:cs="Tahoma"/>
          <w:b/>
          <w:color w:val="000000" w:themeColor="text1"/>
          <w:sz w:val="20"/>
          <w:szCs w:val="20"/>
        </w:rPr>
        <w:t>.</w:t>
      </w:r>
    </w:p>
    <w:p w14:paraId="1971EDDF" w14:textId="77777777" w:rsidR="0050694A" w:rsidRDefault="0050694A" w:rsidP="00D3630C">
      <w:pPr>
        <w:jc w:val="both"/>
        <w:rPr>
          <w:rFonts w:ascii="Tahoma" w:hAnsi="Tahoma" w:cs="Tahoma"/>
          <w:b/>
          <w:color w:val="000000" w:themeColor="text1"/>
          <w:sz w:val="20"/>
          <w:szCs w:val="20"/>
        </w:rPr>
      </w:pPr>
    </w:p>
    <w:p w14:paraId="02AAD8C1" w14:textId="77777777" w:rsidR="0050694A" w:rsidRDefault="0050694A" w:rsidP="00D3630C">
      <w:pPr>
        <w:jc w:val="both"/>
        <w:rPr>
          <w:rFonts w:ascii="Tahoma" w:hAnsi="Tahoma" w:cs="Tahoma"/>
          <w:b/>
          <w:color w:val="000000" w:themeColor="text1"/>
          <w:sz w:val="20"/>
          <w:szCs w:val="20"/>
        </w:rPr>
      </w:pPr>
    </w:p>
    <w:p w14:paraId="4DB82801" w14:textId="77777777" w:rsidR="00331129" w:rsidRDefault="00331129" w:rsidP="00D3630C">
      <w:pPr>
        <w:jc w:val="both"/>
        <w:rPr>
          <w:rFonts w:ascii="Tahoma" w:hAnsi="Tahoma" w:cs="Tahoma"/>
          <w:b/>
          <w:color w:val="000000" w:themeColor="text1"/>
          <w:sz w:val="20"/>
          <w:szCs w:val="20"/>
        </w:rPr>
      </w:pPr>
    </w:p>
    <w:p w14:paraId="6F4A24EC" w14:textId="77777777" w:rsidR="0050694A" w:rsidRDefault="0050694A" w:rsidP="00D3630C">
      <w:pPr>
        <w:jc w:val="both"/>
        <w:rPr>
          <w:rFonts w:ascii="Tahoma" w:hAnsi="Tahoma" w:cs="Tahoma"/>
          <w:b/>
          <w:color w:val="000000" w:themeColor="text1"/>
          <w:sz w:val="20"/>
          <w:szCs w:val="20"/>
        </w:rPr>
      </w:pPr>
    </w:p>
    <w:p w14:paraId="42BF407B" w14:textId="7D05B39D" w:rsidR="0050694A" w:rsidRDefault="0050694A" w:rsidP="0050694A">
      <w:pPr>
        <w:jc w:val="center"/>
        <w:rPr>
          <w:rFonts w:ascii="Tahoma" w:hAnsi="Tahoma" w:cs="Tahoma"/>
          <w:b/>
          <w:color w:val="000000" w:themeColor="text1"/>
          <w:sz w:val="20"/>
          <w:szCs w:val="20"/>
        </w:rPr>
      </w:pPr>
      <w:r>
        <w:rPr>
          <w:rFonts w:ascii="Tahoma" w:hAnsi="Tahoma" w:cs="Tahoma"/>
          <w:b/>
          <w:color w:val="000000" w:themeColor="text1"/>
          <w:sz w:val="20"/>
          <w:szCs w:val="20"/>
        </w:rPr>
        <w:t>_____________________</w:t>
      </w:r>
    </w:p>
    <w:p w14:paraId="2311CD82" w14:textId="6812D239" w:rsidR="0050694A" w:rsidRDefault="0050694A" w:rsidP="0050694A">
      <w:pPr>
        <w:jc w:val="center"/>
        <w:rPr>
          <w:rFonts w:ascii="Tahoma" w:hAnsi="Tahoma" w:cs="Tahoma"/>
          <w:b/>
          <w:color w:val="000000" w:themeColor="text1"/>
          <w:sz w:val="20"/>
          <w:szCs w:val="20"/>
        </w:rPr>
      </w:pPr>
      <w:r>
        <w:rPr>
          <w:rFonts w:ascii="Tahoma" w:hAnsi="Tahoma" w:cs="Tahoma"/>
          <w:b/>
          <w:color w:val="000000" w:themeColor="text1"/>
          <w:sz w:val="20"/>
          <w:szCs w:val="20"/>
        </w:rPr>
        <w:t>Firma del denunciante</w:t>
      </w:r>
    </w:p>
    <w:p w14:paraId="7965B19B" w14:textId="77777777" w:rsidR="004968F5" w:rsidRDefault="004968F5" w:rsidP="006143F4">
      <w:pPr>
        <w:jc w:val="right"/>
        <w:rPr>
          <w:rFonts w:ascii="Tahoma" w:hAnsi="Tahoma" w:cs="Tahoma"/>
          <w:b/>
          <w:color w:val="000000" w:themeColor="text1"/>
          <w:sz w:val="20"/>
          <w:szCs w:val="20"/>
        </w:rPr>
      </w:pPr>
    </w:p>
    <w:p w14:paraId="535D17C0" w14:textId="77777777" w:rsidR="006143F4" w:rsidRDefault="006143F4" w:rsidP="006143F4">
      <w:pPr>
        <w:jc w:val="right"/>
        <w:rPr>
          <w:rFonts w:ascii="Tahoma" w:hAnsi="Tahoma" w:cs="Tahoma"/>
          <w:b/>
          <w:color w:val="000000" w:themeColor="text1"/>
          <w:sz w:val="20"/>
          <w:szCs w:val="20"/>
        </w:rPr>
      </w:pPr>
    </w:p>
    <w:p w14:paraId="4AD913C4" w14:textId="4845836D" w:rsidR="006143F4" w:rsidRDefault="006143F4" w:rsidP="006143F4">
      <w:pPr>
        <w:jc w:val="right"/>
        <w:rPr>
          <w:rFonts w:ascii="Tahoma" w:hAnsi="Tahoma" w:cs="Tahoma"/>
          <w:b/>
          <w:color w:val="000000" w:themeColor="text1"/>
          <w:sz w:val="20"/>
          <w:szCs w:val="20"/>
        </w:rPr>
      </w:pPr>
    </w:p>
    <w:tbl>
      <w:tblPr>
        <w:tblStyle w:val="TableGrid"/>
        <w:tblW w:w="0" w:type="auto"/>
        <w:tblLook w:val="04A0" w:firstRow="1" w:lastRow="0" w:firstColumn="1" w:lastColumn="0" w:noHBand="0" w:noVBand="1"/>
      </w:tblPr>
      <w:tblGrid>
        <w:gridCol w:w="1971"/>
        <w:gridCol w:w="2932"/>
      </w:tblGrid>
      <w:tr w:rsidR="006143F4" w14:paraId="126067F7" w14:textId="77777777" w:rsidTr="006143F4">
        <w:trPr>
          <w:trHeight w:val="571"/>
        </w:trPr>
        <w:tc>
          <w:tcPr>
            <w:tcW w:w="1971" w:type="dxa"/>
          </w:tcPr>
          <w:p w14:paraId="503FBDB9" w14:textId="5ED5B9CB" w:rsidR="006143F4" w:rsidRDefault="006143F4" w:rsidP="006143F4">
            <w:pPr>
              <w:rPr>
                <w:rFonts w:ascii="Tahoma" w:hAnsi="Tahoma" w:cs="Tahoma"/>
                <w:b/>
                <w:color w:val="000000" w:themeColor="text1"/>
                <w:sz w:val="20"/>
                <w:szCs w:val="20"/>
              </w:rPr>
            </w:pPr>
            <w:r>
              <w:rPr>
                <w:rFonts w:ascii="Tahoma" w:hAnsi="Tahoma" w:cs="Tahoma"/>
                <w:b/>
                <w:color w:val="000000" w:themeColor="text1"/>
                <w:sz w:val="20"/>
                <w:szCs w:val="20"/>
              </w:rPr>
              <w:t>Fecha de la denuncia</w:t>
            </w:r>
          </w:p>
        </w:tc>
        <w:tc>
          <w:tcPr>
            <w:tcW w:w="2932" w:type="dxa"/>
          </w:tcPr>
          <w:p w14:paraId="385E3D3F" w14:textId="77777777" w:rsidR="006143F4" w:rsidRDefault="006143F4" w:rsidP="006143F4">
            <w:pPr>
              <w:jc w:val="right"/>
              <w:rPr>
                <w:rFonts w:ascii="Tahoma" w:hAnsi="Tahoma" w:cs="Tahoma"/>
                <w:b/>
                <w:color w:val="000000" w:themeColor="text1"/>
                <w:sz w:val="20"/>
                <w:szCs w:val="20"/>
              </w:rPr>
            </w:pPr>
          </w:p>
        </w:tc>
      </w:tr>
    </w:tbl>
    <w:p w14:paraId="3564F0D9" w14:textId="0245CD13" w:rsidR="006143F4" w:rsidRDefault="006143F4" w:rsidP="006143F4">
      <w:pPr>
        <w:jc w:val="right"/>
        <w:rPr>
          <w:rFonts w:ascii="Tahoma" w:hAnsi="Tahoma" w:cs="Tahoma"/>
          <w:b/>
          <w:color w:val="000000" w:themeColor="text1"/>
          <w:sz w:val="20"/>
          <w:szCs w:val="20"/>
        </w:rPr>
      </w:pPr>
      <w:r>
        <w:rPr>
          <w:rFonts w:ascii="Tahoma" w:hAnsi="Tahoma" w:cs="Tahoma"/>
          <w:b/>
          <w:color w:val="000000" w:themeColor="text1"/>
          <w:sz w:val="20"/>
          <w:szCs w:val="20"/>
        </w:rPr>
        <w:t xml:space="preserve">     </w:t>
      </w:r>
    </w:p>
    <w:p w14:paraId="475A95EA" w14:textId="3C95A163" w:rsidR="006143F4" w:rsidRPr="006143F4" w:rsidRDefault="006143F4" w:rsidP="006143F4">
      <w:pPr>
        <w:jc w:val="both"/>
        <w:rPr>
          <w:rFonts w:ascii="Tahoma" w:hAnsi="Tahoma" w:cs="Tahoma"/>
          <w:b/>
          <w:color w:val="000000" w:themeColor="text1"/>
          <w:sz w:val="20"/>
          <w:szCs w:val="20"/>
        </w:rPr>
      </w:pPr>
      <w:r w:rsidRPr="006143F4">
        <w:rPr>
          <w:rFonts w:ascii="Tahoma" w:hAnsi="Tahoma" w:cs="Tahoma"/>
          <w:b/>
          <w:color w:val="000000" w:themeColor="text1"/>
          <w:sz w:val="20"/>
          <w:szCs w:val="20"/>
        </w:rPr>
        <w:lastRenderedPageBreak/>
        <w:t>INSTRUCTIVO:</w:t>
      </w:r>
    </w:p>
    <w:p w14:paraId="793608EC" w14:textId="77777777" w:rsidR="006143F4" w:rsidRPr="006143F4" w:rsidRDefault="006143F4" w:rsidP="006143F4">
      <w:pPr>
        <w:jc w:val="both"/>
        <w:rPr>
          <w:rFonts w:ascii="Tahoma" w:hAnsi="Tahoma" w:cs="Tahoma"/>
          <w:color w:val="000000" w:themeColor="text1"/>
          <w:sz w:val="20"/>
          <w:szCs w:val="20"/>
        </w:rPr>
      </w:pPr>
    </w:p>
    <w:p w14:paraId="29013A8D" w14:textId="2310B17C" w:rsidR="006143F4" w:rsidRPr="006143F4" w:rsidRDefault="006143F4" w:rsidP="006143F4">
      <w:pPr>
        <w:jc w:val="both"/>
        <w:rPr>
          <w:rFonts w:ascii="Tahoma" w:hAnsi="Tahoma" w:cs="Tahoma"/>
          <w:color w:val="000000" w:themeColor="text1"/>
          <w:sz w:val="20"/>
          <w:szCs w:val="20"/>
        </w:rPr>
      </w:pPr>
      <w:r w:rsidRPr="006143F4">
        <w:rPr>
          <w:rFonts w:ascii="Tahoma" w:hAnsi="Tahoma" w:cs="Tahoma"/>
          <w:b/>
          <w:color w:val="000000" w:themeColor="text1"/>
          <w:sz w:val="20"/>
          <w:szCs w:val="20"/>
        </w:rPr>
        <w:t>I.</w:t>
      </w:r>
      <w:r w:rsidRPr="006143F4">
        <w:rPr>
          <w:rFonts w:ascii="Tahoma" w:hAnsi="Tahoma" w:cs="Tahoma"/>
          <w:b/>
          <w:color w:val="000000" w:themeColor="text1"/>
          <w:sz w:val="20"/>
          <w:szCs w:val="20"/>
        </w:rPr>
        <w:tab/>
        <w:t>DATOS DE LA DENUNCIA:</w:t>
      </w:r>
      <w:r w:rsidRPr="006143F4">
        <w:rPr>
          <w:rFonts w:ascii="Tahoma" w:hAnsi="Tahoma" w:cs="Tahoma"/>
          <w:color w:val="000000" w:themeColor="text1"/>
          <w:sz w:val="20"/>
          <w:szCs w:val="20"/>
        </w:rPr>
        <w:t xml:space="preserve"> este ítem está destinado a intentar identificar la mayor cantidad de antecedentes frente a una </w:t>
      </w:r>
      <w:r w:rsidR="00C217AD">
        <w:rPr>
          <w:rFonts w:ascii="Tahoma" w:hAnsi="Tahoma" w:cs="Tahoma"/>
          <w:color w:val="000000" w:themeColor="text1"/>
          <w:sz w:val="20"/>
          <w:szCs w:val="20"/>
        </w:rPr>
        <w:t>denuncia</w:t>
      </w:r>
      <w:r w:rsidRPr="006143F4">
        <w:rPr>
          <w:rFonts w:ascii="Tahoma" w:hAnsi="Tahoma" w:cs="Tahoma"/>
          <w:color w:val="000000" w:themeColor="text1"/>
          <w:sz w:val="20"/>
          <w:szCs w:val="20"/>
        </w:rPr>
        <w:t>.</w:t>
      </w:r>
    </w:p>
    <w:p w14:paraId="2F2FED98"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rPr>
        <w:t>1.</w:t>
      </w:r>
      <w:r w:rsidRPr="006143F4">
        <w:rPr>
          <w:rFonts w:ascii="Tahoma" w:hAnsi="Tahoma" w:cs="Tahoma"/>
          <w:color w:val="000000" w:themeColor="text1"/>
          <w:sz w:val="20"/>
          <w:szCs w:val="20"/>
        </w:rPr>
        <w:tab/>
        <w:t>Identificación del o los presuntos infractores (*)</w:t>
      </w:r>
    </w:p>
    <w:p w14:paraId="5CBAA6CD"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Tipo de Persona:</w:t>
      </w:r>
      <w:r w:rsidRPr="006143F4">
        <w:rPr>
          <w:rFonts w:ascii="Tahoma" w:hAnsi="Tahoma" w:cs="Tahoma"/>
          <w:color w:val="000000" w:themeColor="text1"/>
          <w:sz w:val="20"/>
          <w:szCs w:val="20"/>
        </w:rPr>
        <w:t xml:space="preserve"> Marque con una (x) si el o los presuntos infractores es Persona Natural o Jurídica. A saber, se llama persona jurídica a una persona ficticia, capaz de ejercer derechos y contraer obligaciones civiles, así como de ser representada judicial y extrajudicialmente (</w:t>
      </w:r>
      <w:proofErr w:type="spellStart"/>
      <w:r w:rsidRPr="006143F4">
        <w:rPr>
          <w:rFonts w:ascii="Tahoma" w:hAnsi="Tahoma" w:cs="Tahoma"/>
          <w:color w:val="000000" w:themeColor="text1"/>
          <w:sz w:val="20"/>
          <w:szCs w:val="20"/>
        </w:rPr>
        <w:t>p.e</w:t>
      </w:r>
      <w:proofErr w:type="spellEnd"/>
      <w:r w:rsidRPr="006143F4">
        <w:rPr>
          <w:rFonts w:ascii="Tahoma" w:hAnsi="Tahoma" w:cs="Tahoma"/>
          <w:color w:val="000000" w:themeColor="text1"/>
          <w:sz w:val="20"/>
          <w:szCs w:val="20"/>
        </w:rPr>
        <w:t>. empresas, organizaciones sociales, fundaciones, clubes deportivos, etc.), por su parte son personas naturales todos los individuos de la especie humana, cualquiera que sea su edad, sexo, estirpe o condición y están divididos en chilenos y extranjeros.</w:t>
      </w:r>
    </w:p>
    <w:p w14:paraId="7F9DE45B"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Nombre completo o Razón social:</w:t>
      </w:r>
      <w:r w:rsidRPr="006143F4">
        <w:rPr>
          <w:rFonts w:ascii="Tahoma" w:hAnsi="Tahoma" w:cs="Tahoma"/>
          <w:color w:val="000000" w:themeColor="text1"/>
          <w:sz w:val="20"/>
          <w:szCs w:val="20"/>
        </w:rPr>
        <w:t xml:space="preserve"> Identificar a la persona Natural o Jurídica de quien depende la obra o acción en la que se efectuó el daño a Monumento arqueológico. Este puede ser una Empresa, un organismo del Estado o persona particular (</w:t>
      </w:r>
      <w:proofErr w:type="spellStart"/>
      <w:r w:rsidRPr="006143F4">
        <w:rPr>
          <w:rFonts w:ascii="Tahoma" w:hAnsi="Tahoma" w:cs="Tahoma"/>
          <w:color w:val="000000" w:themeColor="text1"/>
          <w:sz w:val="20"/>
          <w:szCs w:val="20"/>
        </w:rPr>
        <w:t>p.e</w:t>
      </w:r>
      <w:proofErr w:type="spellEnd"/>
      <w:r w:rsidRPr="006143F4">
        <w:rPr>
          <w:rFonts w:ascii="Tahoma" w:hAnsi="Tahoma" w:cs="Tahoma"/>
          <w:color w:val="000000" w:themeColor="text1"/>
          <w:sz w:val="20"/>
          <w:szCs w:val="20"/>
        </w:rPr>
        <w:t>. Minera X, Ministerio X, Municipalidad X, Junta de Vecinos, etc.).</w:t>
      </w:r>
    </w:p>
    <w:p w14:paraId="674E67C0"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Domicilio, teléfonos de contacto y correo electrónico:</w:t>
      </w:r>
      <w:r w:rsidRPr="006143F4">
        <w:rPr>
          <w:rFonts w:ascii="Tahoma" w:hAnsi="Tahoma" w:cs="Tahoma"/>
          <w:color w:val="000000" w:themeColor="text1"/>
          <w:sz w:val="20"/>
          <w:szCs w:val="20"/>
        </w:rPr>
        <w:t xml:space="preserve"> Entregar la mayor información posible respecto al  domicilio de la persona natural o jurídica identificada como presunto infractor, además de las formas de contacto disponibles</w:t>
      </w:r>
    </w:p>
    <w:p w14:paraId="45EF11C8" w14:textId="77777777" w:rsidR="006143F4" w:rsidRPr="006143F4" w:rsidRDefault="006143F4" w:rsidP="006143F4">
      <w:pPr>
        <w:jc w:val="both"/>
        <w:rPr>
          <w:rFonts w:ascii="Tahoma" w:hAnsi="Tahoma" w:cs="Tahoma"/>
          <w:b/>
          <w:color w:val="000000" w:themeColor="text1"/>
          <w:sz w:val="20"/>
          <w:szCs w:val="20"/>
        </w:rPr>
      </w:pPr>
      <w:r w:rsidRPr="006143F4">
        <w:rPr>
          <w:rFonts w:ascii="Tahoma" w:hAnsi="Tahoma" w:cs="Tahoma"/>
          <w:b/>
          <w:color w:val="000000" w:themeColor="text1"/>
          <w:sz w:val="20"/>
          <w:szCs w:val="20"/>
        </w:rPr>
        <w:t>2.</w:t>
      </w:r>
      <w:r w:rsidRPr="006143F4">
        <w:rPr>
          <w:rFonts w:ascii="Tahoma" w:hAnsi="Tahoma" w:cs="Tahoma"/>
          <w:b/>
          <w:color w:val="000000" w:themeColor="text1"/>
          <w:sz w:val="20"/>
          <w:szCs w:val="20"/>
        </w:rPr>
        <w:tab/>
        <w:t>IDENTIFICACIÓN DEL PROYECTO U OBRA</w:t>
      </w:r>
    </w:p>
    <w:p w14:paraId="7F8A081C"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Tipo del proyecto:</w:t>
      </w:r>
      <w:r w:rsidRPr="006143F4">
        <w:rPr>
          <w:rFonts w:ascii="Tahoma" w:hAnsi="Tahoma" w:cs="Tahoma"/>
          <w:color w:val="000000" w:themeColor="text1"/>
          <w:sz w:val="20"/>
          <w:szCs w:val="20"/>
        </w:rPr>
        <w:t xml:space="preserve"> Dar cuenta del tipo de proyecto u obra en el marco del cual se ocasionó la alteración al monumento arqueológico (Proyecto inmobiliario, hidroeléctrica, Mejoramiento de camino, forestal, agrícola)</w:t>
      </w:r>
    </w:p>
    <w:p w14:paraId="6D660DEF"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Nombre del proyecto:</w:t>
      </w:r>
      <w:r w:rsidRPr="006143F4">
        <w:rPr>
          <w:rFonts w:ascii="Tahoma" w:hAnsi="Tahoma" w:cs="Tahoma"/>
          <w:color w:val="000000" w:themeColor="text1"/>
          <w:sz w:val="20"/>
          <w:szCs w:val="20"/>
        </w:rPr>
        <w:t xml:space="preserve"> Identificar el proyecto en el marco del cual se ocasionó la alteración al monumento arqueológico.</w:t>
      </w:r>
    </w:p>
    <w:p w14:paraId="7F317C16"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Obra o actividad:</w:t>
      </w:r>
      <w:r w:rsidRPr="006143F4">
        <w:rPr>
          <w:rFonts w:ascii="Tahoma" w:hAnsi="Tahoma" w:cs="Tahoma"/>
          <w:color w:val="000000" w:themeColor="text1"/>
          <w:sz w:val="20"/>
          <w:szCs w:val="20"/>
        </w:rPr>
        <w:t xml:space="preserve"> Dar cuenta de la actividad que ocasionó la alteración al monumento arqueológico (excavación, arado, roce de vegetación)</w:t>
      </w:r>
    </w:p>
    <w:p w14:paraId="28725859" w14:textId="77777777" w:rsidR="006143F4" w:rsidRPr="006143F4" w:rsidRDefault="006143F4" w:rsidP="006143F4">
      <w:pPr>
        <w:jc w:val="both"/>
        <w:rPr>
          <w:rFonts w:ascii="Tahoma" w:hAnsi="Tahoma" w:cs="Tahoma"/>
          <w:b/>
          <w:color w:val="000000" w:themeColor="text1"/>
          <w:sz w:val="20"/>
          <w:szCs w:val="20"/>
        </w:rPr>
      </w:pPr>
      <w:r w:rsidRPr="006143F4">
        <w:rPr>
          <w:rFonts w:ascii="Tahoma" w:hAnsi="Tahoma" w:cs="Tahoma"/>
          <w:b/>
          <w:color w:val="000000" w:themeColor="text1"/>
          <w:sz w:val="20"/>
          <w:szCs w:val="20"/>
        </w:rPr>
        <w:t>3.</w:t>
      </w:r>
      <w:r w:rsidRPr="006143F4">
        <w:rPr>
          <w:rFonts w:ascii="Tahoma" w:hAnsi="Tahoma" w:cs="Tahoma"/>
          <w:b/>
          <w:color w:val="000000" w:themeColor="text1"/>
          <w:sz w:val="20"/>
          <w:szCs w:val="20"/>
        </w:rPr>
        <w:tab/>
        <w:t>UBICACIÓN</w:t>
      </w:r>
    </w:p>
    <w:p w14:paraId="45B407A7"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Dirección:</w:t>
      </w:r>
      <w:r w:rsidRPr="006143F4">
        <w:rPr>
          <w:rFonts w:ascii="Tahoma" w:hAnsi="Tahoma" w:cs="Tahoma"/>
          <w:color w:val="000000" w:themeColor="text1"/>
          <w:sz w:val="20"/>
          <w:szCs w:val="20"/>
        </w:rPr>
        <w:t xml:space="preserve"> indicar la mayor información posible respecto a la ubicación del lugar donde se ocasionó el daño (Región, ciudad, comuna, calle, etc. </w:t>
      </w:r>
    </w:p>
    <w:p w14:paraId="269669C9" w14:textId="5C2A7008"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Información georreferenciada:</w:t>
      </w:r>
      <w:r w:rsidRPr="006143F4">
        <w:rPr>
          <w:rFonts w:ascii="Tahoma" w:hAnsi="Tahoma" w:cs="Tahoma"/>
          <w:color w:val="000000" w:themeColor="text1"/>
          <w:sz w:val="20"/>
          <w:szCs w:val="20"/>
        </w:rPr>
        <w:t xml:space="preserve"> De ser posible entregar la información de posicionamiento  geográfico exacto del lugar donde se oca</w:t>
      </w:r>
      <w:r w:rsidR="00BF3612">
        <w:rPr>
          <w:rFonts w:ascii="Tahoma" w:hAnsi="Tahoma" w:cs="Tahoma"/>
          <w:color w:val="000000" w:themeColor="text1"/>
          <w:sz w:val="20"/>
          <w:szCs w:val="20"/>
        </w:rPr>
        <w:t>s</w:t>
      </w:r>
      <w:r w:rsidRPr="006143F4">
        <w:rPr>
          <w:rFonts w:ascii="Tahoma" w:hAnsi="Tahoma" w:cs="Tahoma"/>
          <w:color w:val="000000" w:themeColor="text1"/>
          <w:sz w:val="20"/>
          <w:szCs w:val="20"/>
        </w:rPr>
        <w:t xml:space="preserve">ionó el </w:t>
      </w:r>
      <w:r w:rsidR="00BF3612">
        <w:rPr>
          <w:rFonts w:ascii="Tahoma" w:hAnsi="Tahoma" w:cs="Tahoma"/>
          <w:color w:val="000000" w:themeColor="text1"/>
          <w:sz w:val="20"/>
          <w:szCs w:val="20"/>
        </w:rPr>
        <w:t>hallazgo</w:t>
      </w:r>
      <w:r w:rsidRPr="006143F4">
        <w:rPr>
          <w:rFonts w:ascii="Tahoma" w:hAnsi="Tahoma" w:cs="Tahoma"/>
          <w:color w:val="000000" w:themeColor="text1"/>
          <w:sz w:val="20"/>
          <w:szCs w:val="20"/>
        </w:rPr>
        <w:t>, la información se solicita en coordenadas UTM, indicando  Datum (marcar con una X) y HUSO de la coordenada.</w:t>
      </w:r>
    </w:p>
    <w:p w14:paraId="73650EDF"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Propiedad:</w:t>
      </w:r>
      <w:r w:rsidRPr="006143F4">
        <w:rPr>
          <w:rFonts w:ascii="Tahoma" w:hAnsi="Tahoma" w:cs="Tahoma"/>
          <w:color w:val="000000" w:themeColor="text1"/>
          <w:sz w:val="20"/>
          <w:szCs w:val="20"/>
        </w:rPr>
        <w:t xml:space="preserve"> indicar si el lugar donde se ocasionó el daño corresponde a un espacio público o privado.  </w:t>
      </w:r>
    </w:p>
    <w:p w14:paraId="06F86C76"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t>Nombre del propietario:</w:t>
      </w:r>
      <w:r w:rsidRPr="006143F4">
        <w:rPr>
          <w:rFonts w:ascii="Tahoma" w:hAnsi="Tahoma" w:cs="Tahoma"/>
          <w:color w:val="000000" w:themeColor="text1"/>
          <w:sz w:val="20"/>
          <w:szCs w:val="20"/>
        </w:rPr>
        <w:t xml:space="preserve"> De ser posible se deberá dar cuenta del nombre del propietario del predio donde se ubica el sitio arqueológico. </w:t>
      </w:r>
    </w:p>
    <w:p w14:paraId="0365B07B"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color w:val="000000" w:themeColor="text1"/>
          <w:sz w:val="20"/>
          <w:szCs w:val="20"/>
          <w:u w:val="single"/>
        </w:rPr>
        <w:lastRenderedPageBreak/>
        <w:t>Otros:</w:t>
      </w:r>
      <w:r w:rsidRPr="006143F4">
        <w:rPr>
          <w:rFonts w:ascii="Tahoma" w:hAnsi="Tahoma" w:cs="Tahoma"/>
          <w:color w:val="000000" w:themeColor="text1"/>
          <w:sz w:val="20"/>
          <w:szCs w:val="20"/>
        </w:rPr>
        <w:t xml:space="preserve"> si no se tienen las coordenadas se pueden agregar otros datos: cómo se llega al lugar, el km en el que se encuentra, al lado de qué ruta, etc.</w:t>
      </w:r>
    </w:p>
    <w:p w14:paraId="6F300857"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b/>
          <w:color w:val="000000" w:themeColor="text1"/>
          <w:sz w:val="20"/>
          <w:szCs w:val="20"/>
        </w:rPr>
        <w:t>4.</w:t>
      </w:r>
      <w:r w:rsidRPr="006143F4">
        <w:rPr>
          <w:rFonts w:ascii="Tahoma" w:hAnsi="Tahoma" w:cs="Tahoma"/>
          <w:b/>
          <w:color w:val="000000" w:themeColor="text1"/>
          <w:sz w:val="20"/>
          <w:szCs w:val="20"/>
        </w:rPr>
        <w:tab/>
        <w:t>DESCRIPCIÓN DE LOS HECHOS DENUNCIADOS:</w:t>
      </w:r>
      <w:r w:rsidRPr="006143F4">
        <w:rPr>
          <w:rFonts w:ascii="Tahoma" w:hAnsi="Tahoma" w:cs="Tahoma"/>
          <w:color w:val="000000" w:themeColor="text1"/>
          <w:sz w:val="20"/>
          <w:szCs w:val="20"/>
        </w:rPr>
        <w:t xml:space="preserve"> Se deberá entregar la mayor cantidad de antecedentes respecto al hallazgo arqueológico evidenciado  (osamentas, conchal, vasija, pircas, etc.), contexto en el que se efectuó el daño, magnitud de la destrucción, fecha en que se constata la afectación, si se han efectuado acciones al respecto, entre otros).</w:t>
      </w:r>
    </w:p>
    <w:p w14:paraId="20BCF183" w14:textId="77777777" w:rsidR="006143F4" w:rsidRPr="006143F4" w:rsidRDefault="006143F4" w:rsidP="006143F4">
      <w:pPr>
        <w:jc w:val="both"/>
        <w:rPr>
          <w:rFonts w:ascii="Tahoma" w:hAnsi="Tahoma" w:cs="Tahoma"/>
          <w:color w:val="000000" w:themeColor="text1"/>
          <w:sz w:val="20"/>
          <w:szCs w:val="20"/>
        </w:rPr>
      </w:pPr>
    </w:p>
    <w:p w14:paraId="0B89E478" w14:textId="77777777" w:rsidR="006143F4" w:rsidRPr="006143F4" w:rsidRDefault="006143F4" w:rsidP="006143F4">
      <w:pPr>
        <w:jc w:val="both"/>
        <w:rPr>
          <w:rFonts w:ascii="Tahoma" w:hAnsi="Tahoma" w:cs="Tahoma"/>
          <w:color w:val="000000" w:themeColor="text1"/>
          <w:sz w:val="20"/>
          <w:szCs w:val="20"/>
        </w:rPr>
      </w:pPr>
      <w:r w:rsidRPr="006143F4">
        <w:rPr>
          <w:rFonts w:ascii="Tahoma" w:hAnsi="Tahoma" w:cs="Tahoma"/>
          <w:b/>
          <w:color w:val="000000" w:themeColor="text1"/>
          <w:sz w:val="20"/>
          <w:szCs w:val="20"/>
        </w:rPr>
        <w:t>5.</w:t>
      </w:r>
      <w:r w:rsidRPr="006143F4">
        <w:rPr>
          <w:rFonts w:ascii="Tahoma" w:hAnsi="Tahoma" w:cs="Tahoma"/>
          <w:b/>
          <w:color w:val="000000" w:themeColor="text1"/>
          <w:sz w:val="20"/>
          <w:szCs w:val="20"/>
        </w:rPr>
        <w:tab/>
        <w:t>FOTOGRAFÍAS</w:t>
      </w:r>
      <w:r w:rsidRPr="006143F4">
        <w:rPr>
          <w:rFonts w:ascii="Tahoma" w:hAnsi="Tahoma" w:cs="Tahoma"/>
          <w:color w:val="000000" w:themeColor="text1"/>
          <w:sz w:val="20"/>
          <w:szCs w:val="20"/>
        </w:rPr>
        <w:t>: Incluir un registro fotográfico que dé cuenta de las características del hallazgo y la envergadura del daño a monumento arqueológico, en lo posible se solicita que con alguna escala que permita dimensionar la envergadura de los hallazgos y la obra.</w:t>
      </w:r>
    </w:p>
    <w:p w14:paraId="440E73B6" w14:textId="77777777" w:rsidR="006143F4" w:rsidRPr="006143F4" w:rsidRDefault="006143F4" w:rsidP="006143F4">
      <w:pPr>
        <w:jc w:val="both"/>
        <w:rPr>
          <w:rFonts w:ascii="Tahoma" w:hAnsi="Tahoma" w:cs="Tahoma"/>
          <w:color w:val="000000" w:themeColor="text1"/>
          <w:sz w:val="20"/>
          <w:szCs w:val="20"/>
        </w:rPr>
      </w:pPr>
    </w:p>
    <w:p w14:paraId="706F4F14" w14:textId="7979D5B8" w:rsidR="006143F4" w:rsidRPr="006143F4" w:rsidRDefault="006143F4" w:rsidP="006143F4">
      <w:pPr>
        <w:jc w:val="both"/>
        <w:rPr>
          <w:rFonts w:ascii="Tahoma" w:hAnsi="Tahoma" w:cs="Tahoma"/>
          <w:color w:val="000000" w:themeColor="text1"/>
          <w:sz w:val="20"/>
          <w:szCs w:val="20"/>
        </w:rPr>
      </w:pPr>
      <w:r w:rsidRPr="006143F4">
        <w:rPr>
          <w:rFonts w:ascii="Tahoma" w:hAnsi="Tahoma" w:cs="Tahoma"/>
          <w:b/>
          <w:color w:val="000000" w:themeColor="text1"/>
          <w:sz w:val="20"/>
          <w:szCs w:val="20"/>
        </w:rPr>
        <w:t>II.</w:t>
      </w:r>
      <w:r w:rsidRPr="006143F4">
        <w:rPr>
          <w:rFonts w:ascii="Tahoma" w:hAnsi="Tahoma" w:cs="Tahoma"/>
          <w:b/>
          <w:color w:val="000000" w:themeColor="text1"/>
          <w:sz w:val="20"/>
          <w:szCs w:val="20"/>
        </w:rPr>
        <w:tab/>
        <w:t>DATOS DEL DENUNCIANTE</w:t>
      </w:r>
      <w:r w:rsidRPr="006143F4">
        <w:rPr>
          <w:rFonts w:ascii="Tahoma" w:hAnsi="Tahoma" w:cs="Tahoma"/>
          <w:color w:val="000000" w:themeColor="text1"/>
          <w:sz w:val="20"/>
          <w:szCs w:val="20"/>
        </w:rPr>
        <w:t>: No es un campo obligatorio. Se puede especificar además en observaciones si el denunciante quiere o no mantener sus datos en reserva.</w:t>
      </w:r>
    </w:p>
    <w:p w14:paraId="39020612" w14:textId="77777777" w:rsidR="0050694A" w:rsidRDefault="0050694A" w:rsidP="00D3630C">
      <w:pPr>
        <w:jc w:val="both"/>
        <w:rPr>
          <w:rFonts w:ascii="Tahoma" w:hAnsi="Tahoma" w:cs="Tahoma"/>
          <w:b/>
          <w:color w:val="000000" w:themeColor="text1"/>
          <w:sz w:val="20"/>
          <w:szCs w:val="20"/>
        </w:rPr>
      </w:pPr>
    </w:p>
    <w:p w14:paraId="6BEA90AA" w14:textId="77777777" w:rsidR="002157CC" w:rsidRDefault="002157CC" w:rsidP="00D3630C">
      <w:pPr>
        <w:jc w:val="both"/>
        <w:rPr>
          <w:rFonts w:ascii="Tahoma" w:hAnsi="Tahoma" w:cs="Tahoma"/>
          <w:b/>
          <w:color w:val="000000" w:themeColor="text1"/>
          <w:sz w:val="20"/>
          <w:szCs w:val="20"/>
        </w:rPr>
      </w:pPr>
    </w:p>
    <w:p w14:paraId="20BCBA3A" w14:textId="77777777" w:rsidR="002157CC" w:rsidRDefault="002157CC" w:rsidP="00D3630C">
      <w:pPr>
        <w:jc w:val="both"/>
        <w:rPr>
          <w:rFonts w:ascii="Tahoma" w:hAnsi="Tahoma" w:cs="Tahoma"/>
          <w:b/>
          <w:color w:val="000000" w:themeColor="text1"/>
          <w:sz w:val="20"/>
          <w:szCs w:val="20"/>
        </w:rPr>
      </w:pPr>
    </w:p>
    <w:p w14:paraId="1DAFA434" w14:textId="77777777" w:rsidR="0050694A" w:rsidRDefault="0050694A" w:rsidP="00D3630C">
      <w:pPr>
        <w:jc w:val="both"/>
        <w:rPr>
          <w:rFonts w:ascii="Tahoma" w:hAnsi="Tahoma" w:cs="Tahoma"/>
          <w:b/>
          <w:color w:val="000000" w:themeColor="text1"/>
          <w:sz w:val="20"/>
          <w:szCs w:val="20"/>
        </w:rPr>
      </w:pPr>
    </w:p>
    <w:sectPr w:rsidR="0050694A" w:rsidSect="00A7629D">
      <w:footerReference w:type="first" r:id="rId11"/>
      <w:pgSz w:w="12240" w:h="15840" w:code="1"/>
      <w:pgMar w:top="1418" w:right="1701"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A485" w14:textId="77777777" w:rsidR="00563AB5" w:rsidRDefault="00563AB5" w:rsidP="0016670A">
      <w:pPr>
        <w:spacing w:after="0" w:line="240" w:lineRule="auto"/>
      </w:pPr>
      <w:r>
        <w:separator/>
      </w:r>
    </w:p>
  </w:endnote>
  <w:endnote w:type="continuationSeparator" w:id="0">
    <w:p w14:paraId="1AFD4788" w14:textId="77777777" w:rsidR="00563AB5" w:rsidRDefault="00563AB5" w:rsidP="0016670A">
      <w:pPr>
        <w:spacing w:after="0" w:line="240" w:lineRule="auto"/>
      </w:pPr>
      <w:r>
        <w:continuationSeparator/>
      </w:r>
    </w:p>
  </w:endnote>
  <w:endnote w:type="continuationNotice" w:id="1">
    <w:p w14:paraId="064D5475" w14:textId="77777777" w:rsidR="00563AB5" w:rsidRDefault="00563A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AE52" w14:textId="77777777" w:rsidR="002157CC" w:rsidRPr="00D80155" w:rsidRDefault="002157CC" w:rsidP="002157CC">
    <w:pPr>
      <w:pStyle w:val="Footer"/>
      <w:rPr>
        <w:b/>
      </w:rPr>
    </w:pPr>
    <w:r w:rsidRPr="00D80155">
      <w:rPr>
        <w:b/>
      </w:rPr>
      <w:t xml:space="preserve">*Campos obligatorios. </w:t>
    </w:r>
  </w:p>
  <w:p w14:paraId="1D7F49B6" w14:textId="77777777" w:rsidR="002157CC" w:rsidRDefault="00215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9E99B" w14:textId="77777777" w:rsidR="00563AB5" w:rsidRDefault="00563AB5" w:rsidP="0016670A">
      <w:pPr>
        <w:spacing w:after="0" w:line="240" w:lineRule="auto"/>
      </w:pPr>
      <w:r>
        <w:separator/>
      </w:r>
    </w:p>
  </w:footnote>
  <w:footnote w:type="continuationSeparator" w:id="0">
    <w:p w14:paraId="594ACD0E" w14:textId="77777777" w:rsidR="00563AB5" w:rsidRDefault="00563AB5" w:rsidP="0016670A">
      <w:pPr>
        <w:spacing w:after="0" w:line="240" w:lineRule="auto"/>
      </w:pPr>
      <w:r>
        <w:continuationSeparator/>
      </w:r>
    </w:p>
  </w:footnote>
  <w:footnote w:type="continuationNotice" w:id="1">
    <w:p w14:paraId="72BBE0EB" w14:textId="77777777" w:rsidR="00563AB5" w:rsidRDefault="00563A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FDD"/>
    <w:multiLevelType w:val="hybridMultilevel"/>
    <w:tmpl w:val="0248EA5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BA27DC"/>
    <w:multiLevelType w:val="hybridMultilevel"/>
    <w:tmpl w:val="B38ED6B6"/>
    <w:lvl w:ilvl="0" w:tplc="8456437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D82578C"/>
    <w:multiLevelType w:val="hybridMultilevel"/>
    <w:tmpl w:val="E15C2126"/>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3" w15:restartNumberingAfterBreak="0">
    <w:nsid w:val="0E5C07AE"/>
    <w:multiLevelType w:val="hybridMultilevel"/>
    <w:tmpl w:val="B352C0D8"/>
    <w:lvl w:ilvl="0" w:tplc="7EC617E2">
      <w:start w:val="4"/>
      <w:numFmt w:val="bullet"/>
      <w:lvlText w:val=""/>
      <w:lvlJc w:val="left"/>
      <w:pPr>
        <w:ind w:left="720" w:hanging="360"/>
      </w:pPr>
      <w:rPr>
        <w:rFonts w:ascii="Symbol" w:eastAsia="Calibr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DD28DB"/>
    <w:multiLevelType w:val="hybridMultilevel"/>
    <w:tmpl w:val="5CD6E2B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B83B9E"/>
    <w:multiLevelType w:val="hybridMultilevel"/>
    <w:tmpl w:val="DF0095EA"/>
    <w:lvl w:ilvl="0" w:tplc="340A0017">
      <w:start w:val="1"/>
      <w:numFmt w:val="lowerLetter"/>
      <w:lvlText w:val="%1)"/>
      <w:lvlJc w:val="left"/>
      <w:pPr>
        <w:ind w:left="780" w:hanging="360"/>
      </w:pPr>
    </w:lvl>
    <w:lvl w:ilvl="1" w:tplc="340A0019" w:tentative="1">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6" w15:restartNumberingAfterBreak="0">
    <w:nsid w:val="178B583B"/>
    <w:multiLevelType w:val="hybridMultilevel"/>
    <w:tmpl w:val="844496B0"/>
    <w:lvl w:ilvl="0" w:tplc="7B38AC3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7430A5"/>
    <w:multiLevelType w:val="hybridMultilevel"/>
    <w:tmpl w:val="AE8005C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A125952"/>
    <w:multiLevelType w:val="hybridMultilevel"/>
    <w:tmpl w:val="F7C4C5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23B63C69"/>
    <w:multiLevelType w:val="hybridMultilevel"/>
    <w:tmpl w:val="B38ED6B6"/>
    <w:lvl w:ilvl="0" w:tplc="8456437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5E61248"/>
    <w:multiLevelType w:val="hybridMultilevel"/>
    <w:tmpl w:val="35C639E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60C4644"/>
    <w:multiLevelType w:val="hybridMultilevel"/>
    <w:tmpl w:val="17346E4C"/>
    <w:lvl w:ilvl="0" w:tplc="50D2DE7E">
      <w:start w:val="4"/>
      <w:numFmt w:val="bullet"/>
      <w:lvlText w:val=""/>
      <w:lvlJc w:val="left"/>
      <w:pPr>
        <w:ind w:left="720" w:hanging="360"/>
      </w:pPr>
      <w:rPr>
        <w:rFonts w:ascii="Symbol" w:eastAsia="Calibri"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51B7A6D"/>
    <w:multiLevelType w:val="hybridMultilevel"/>
    <w:tmpl w:val="A8F667C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6313D8E"/>
    <w:multiLevelType w:val="hybridMultilevel"/>
    <w:tmpl w:val="82264B9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77E1282"/>
    <w:multiLevelType w:val="hybridMultilevel"/>
    <w:tmpl w:val="68D29C6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D34452A"/>
    <w:multiLevelType w:val="hybridMultilevel"/>
    <w:tmpl w:val="4FC482B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F9C7D6F"/>
    <w:multiLevelType w:val="hybridMultilevel"/>
    <w:tmpl w:val="8FA42C9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07519DD"/>
    <w:multiLevelType w:val="hybridMultilevel"/>
    <w:tmpl w:val="D10E9FA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2A44EB5"/>
    <w:multiLevelType w:val="hybridMultilevel"/>
    <w:tmpl w:val="593EF7EC"/>
    <w:lvl w:ilvl="0" w:tplc="4C6C255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A8437A"/>
    <w:multiLevelType w:val="hybridMultilevel"/>
    <w:tmpl w:val="4236A2D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801C34"/>
    <w:multiLevelType w:val="hybridMultilevel"/>
    <w:tmpl w:val="24C6372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BC62199"/>
    <w:multiLevelType w:val="hybridMultilevel"/>
    <w:tmpl w:val="8AC069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8D937ED"/>
    <w:multiLevelType w:val="hybridMultilevel"/>
    <w:tmpl w:val="768AFE4E"/>
    <w:lvl w:ilvl="0" w:tplc="C38A1F2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BED6E14"/>
    <w:multiLevelType w:val="hybridMultilevel"/>
    <w:tmpl w:val="2252023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B05DDC"/>
    <w:multiLevelType w:val="hybridMultilevel"/>
    <w:tmpl w:val="1188F75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85A603C"/>
    <w:multiLevelType w:val="hybridMultilevel"/>
    <w:tmpl w:val="CFCE8D3C"/>
    <w:lvl w:ilvl="0" w:tplc="A5F63B8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A0A1C06"/>
    <w:multiLevelType w:val="hybridMultilevel"/>
    <w:tmpl w:val="0AEED15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EF25E4C"/>
    <w:multiLevelType w:val="hybridMultilevel"/>
    <w:tmpl w:val="AFF85C5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87774706">
    <w:abstractNumId w:val="27"/>
  </w:num>
  <w:num w:numId="2" w16cid:durableId="1309818463">
    <w:abstractNumId w:val="5"/>
  </w:num>
  <w:num w:numId="3" w16cid:durableId="974875359">
    <w:abstractNumId w:val="22"/>
  </w:num>
  <w:num w:numId="4" w16cid:durableId="2037651967">
    <w:abstractNumId w:val="24"/>
  </w:num>
  <w:num w:numId="5" w16cid:durableId="743180831">
    <w:abstractNumId w:val="0"/>
  </w:num>
  <w:num w:numId="6" w16cid:durableId="128208284">
    <w:abstractNumId w:val="14"/>
  </w:num>
  <w:num w:numId="7" w16cid:durableId="1841046952">
    <w:abstractNumId w:val="12"/>
  </w:num>
  <w:num w:numId="8" w16cid:durableId="429355487">
    <w:abstractNumId w:val="26"/>
  </w:num>
  <w:num w:numId="9" w16cid:durableId="455485947">
    <w:abstractNumId w:val="7"/>
  </w:num>
  <w:num w:numId="10" w16cid:durableId="1546332968">
    <w:abstractNumId w:val="19"/>
  </w:num>
  <w:num w:numId="11" w16cid:durableId="1870291820">
    <w:abstractNumId w:val="4"/>
  </w:num>
  <w:num w:numId="12" w16cid:durableId="1040860498">
    <w:abstractNumId w:val="23"/>
  </w:num>
  <w:num w:numId="13" w16cid:durableId="1672099576">
    <w:abstractNumId w:val="20"/>
  </w:num>
  <w:num w:numId="14" w16cid:durableId="2141267419">
    <w:abstractNumId w:val="8"/>
  </w:num>
  <w:num w:numId="15" w16cid:durableId="2023967938">
    <w:abstractNumId w:val="17"/>
  </w:num>
  <w:num w:numId="16" w16cid:durableId="104616133">
    <w:abstractNumId w:val="15"/>
  </w:num>
  <w:num w:numId="17" w16cid:durableId="2117170905">
    <w:abstractNumId w:val="16"/>
  </w:num>
  <w:num w:numId="18" w16cid:durableId="727344504">
    <w:abstractNumId w:val="13"/>
  </w:num>
  <w:num w:numId="19" w16cid:durableId="323123472">
    <w:abstractNumId w:val="10"/>
  </w:num>
  <w:num w:numId="20" w16cid:durableId="816186239">
    <w:abstractNumId w:val="2"/>
  </w:num>
  <w:num w:numId="21" w16cid:durableId="1475563315">
    <w:abstractNumId w:val="18"/>
  </w:num>
  <w:num w:numId="22" w16cid:durableId="175386297">
    <w:abstractNumId w:val="9"/>
  </w:num>
  <w:num w:numId="23" w16cid:durableId="674843500">
    <w:abstractNumId w:val="21"/>
  </w:num>
  <w:num w:numId="24" w16cid:durableId="1962179888">
    <w:abstractNumId w:val="25"/>
  </w:num>
  <w:num w:numId="25" w16cid:durableId="1745491816">
    <w:abstractNumId w:val="6"/>
  </w:num>
  <w:num w:numId="26" w16cid:durableId="359549345">
    <w:abstractNumId w:val="3"/>
  </w:num>
  <w:num w:numId="27" w16cid:durableId="1590774807">
    <w:abstractNumId w:val="11"/>
  </w:num>
  <w:num w:numId="28" w16cid:durableId="14101496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Verdugo Rotella">
    <w15:presenceInfo w15:providerId="Windows Live" w15:userId="443691c53f3ba4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15DB"/>
    <w:rsid w:val="00004404"/>
    <w:rsid w:val="00007C57"/>
    <w:rsid w:val="0001231A"/>
    <w:rsid w:val="0003397C"/>
    <w:rsid w:val="00063844"/>
    <w:rsid w:val="000663EA"/>
    <w:rsid w:val="00072D18"/>
    <w:rsid w:val="000A61BE"/>
    <w:rsid w:val="000B6E34"/>
    <w:rsid w:val="000B712F"/>
    <w:rsid w:val="000C0E42"/>
    <w:rsid w:val="000C274F"/>
    <w:rsid w:val="000E0942"/>
    <w:rsid w:val="000E1442"/>
    <w:rsid w:val="000E57A4"/>
    <w:rsid w:val="000E78DE"/>
    <w:rsid w:val="000F6C55"/>
    <w:rsid w:val="0010021B"/>
    <w:rsid w:val="00105985"/>
    <w:rsid w:val="001063AC"/>
    <w:rsid w:val="00115808"/>
    <w:rsid w:val="00121310"/>
    <w:rsid w:val="0012475F"/>
    <w:rsid w:val="0012716E"/>
    <w:rsid w:val="0014158C"/>
    <w:rsid w:val="00142A5C"/>
    <w:rsid w:val="00143663"/>
    <w:rsid w:val="00146DA2"/>
    <w:rsid w:val="00147B20"/>
    <w:rsid w:val="00155773"/>
    <w:rsid w:val="00156951"/>
    <w:rsid w:val="00160DA6"/>
    <w:rsid w:val="0016670A"/>
    <w:rsid w:val="0019425D"/>
    <w:rsid w:val="001A3359"/>
    <w:rsid w:val="001A4762"/>
    <w:rsid w:val="001A4CE5"/>
    <w:rsid w:val="001C1DE3"/>
    <w:rsid w:val="001C23FF"/>
    <w:rsid w:val="001C5605"/>
    <w:rsid w:val="001D41E9"/>
    <w:rsid w:val="001D6D8C"/>
    <w:rsid w:val="00200730"/>
    <w:rsid w:val="00201773"/>
    <w:rsid w:val="00207711"/>
    <w:rsid w:val="0021003D"/>
    <w:rsid w:val="00215036"/>
    <w:rsid w:val="002157CC"/>
    <w:rsid w:val="0022009D"/>
    <w:rsid w:val="00226DAA"/>
    <w:rsid w:val="00240617"/>
    <w:rsid w:val="00240B85"/>
    <w:rsid w:val="002570E9"/>
    <w:rsid w:val="0026329D"/>
    <w:rsid w:val="00263F16"/>
    <w:rsid w:val="002640FB"/>
    <w:rsid w:val="00272BC8"/>
    <w:rsid w:val="00274389"/>
    <w:rsid w:val="00286B63"/>
    <w:rsid w:val="00291718"/>
    <w:rsid w:val="0029369B"/>
    <w:rsid w:val="002A4513"/>
    <w:rsid w:val="002B4F3A"/>
    <w:rsid w:val="002C24BF"/>
    <w:rsid w:val="002D0783"/>
    <w:rsid w:val="002D1EF6"/>
    <w:rsid w:val="002D7BD7"/>
    <w:rsid w:val="002E2BF3"/>
    <w:rsid w:val="00320ED9"/>
    <w:rsid w:val="00331129"/>
    <w:rsid w:val="00341BF1"/>
    <w:rsid w:val="00344546"/>
    <w:rsid w:val="003514C9"/>
    <w:rsid w:val="00351876"/>
    <w:rsid w:val="00353631"/>
    <w:rsid w:val="00367167"/>
    <w:rsid w:val="003812CF"/>
    <w:rsid w:val="00385973"/>
    <w:rsid w:val="00395601"/>
    <w:rsid w:val="003A48E1"/>
    <w:rsid w:val="003B14BF"/>
    <w:rsid w:val="003D54BC"/>
    <w:rsid w:val="003F3878"/>
    <w:rsid w:val="003F6BAB"/>
    <w:rsid w:val="00404F36"/>
    <w:rsid w:val="00405CF1"/>
    <w:rsid w:val="00411659"/>
    <w:rsid w:val="0041398E"/>
    <w:rsid w:val="0042386A"/>
    <w:rsid w:val="00426CA0"/>
    <w:rsid w:val="00435E18"/>
    <w:rsid w:val="00451AD2"/>
    <w:rsid w:val="00456399"/>
    <w:rsid w:val="0046128B"/>
    <w:rsid w:val="00470989"/>
    <w:rsid w:val="004714F3"/>
    <w:rsid w:val="00490563"/>
    <w:rsid w:val="0049188D"/>
    <w:rsid w:val="00492783"/>
    <w:rsid w:val="004968F5"/>
    <w:rsid w:val="004977D0"/>
    <w:rsid w:val="004A33DC"/>
    <w:rsid w:val="004B7283"/>
    <w:rsid w:val="004B7DF7"/>
    <w:rsid w:val="004D6BF5"/>
    <w:rsid w:val="004E450D"/>
    <w:rsid w:val="004F7E21"/>
    <w:rsid w:val="005055DB"/>
    <w:rsid w:val="0050694A"/>
    <w:rsid w:val="00517DBC"/>
    <w:rsid w:val="0053157F"/>
    <w:rsid w:val="00540520"/>
    <w:rsid w:val="005527A6"/>
    <w:rsid w:val="005615DF"/>
    <w:rsid w:val="00563AB5"/>
    <w:rsid w:val="00575060"/>
    <w:rsid w:val="00594127"/>
    <w:rsid w:val="005979BD"/>
    <w:rsid w:val="005A7098"/>
    <w:rsid w:val="005B4A9D"/>
    <w:rsid w:val="005C4AD9"/>
    <w:rsid w:val="005D5414"/>
    <w:rsid w:val="005D7F07"/>
    <w:rsid w:val="005E0282"/>
    <w:rsid w:val="005F2420"/>
    <w:rsid w:val="005F75B6"/>
    <w:rsid w:val="006143F4"/>
    <w:rsid w:val="00617379"/>
    <w:rsid w:val="00624A3F"/>
    <w:rsid w:val="00626A87"/>
    <w:rsid w:val="00635843"/>
    <w:rsid w:val="00640961"/>
    <w:rsid w:val="00646643"/>
    <w:rsid w:val="006522F5"/>
    <w:rsid w:val="00652797"/>
    <w:rsid w:val="006571CA"/>
    <w:rsid w:val="0066349F"/>
    <w:rsid w:val="0066540F"/>
    <w:rsid w:val="00676B82"/>
    <w:rsid w:val="006A7B96"/>
    <w:rsid w:val="006B772C"/>
    <w:rsid w:val="006D6E6A"/>
    <w:rsid w:val="00717E77"/>
    <w:rsid w:val="00721575"/>
    <w:rsid w:val="00723246"/>
    <w:rsid w:val="00724254"/>
    <w:rsid w:val="00725990"/>
    <w:rsid w:val="007510BB"/>
    <w:rsid w:val="00761FF8"/>
    <w:rsid w:val="00766698"/>
    <w:rsid w:val="007676F5"/>
    <w:rsid w:val="00767B9C"/>
    <w:rsid w:val="007706ED"/>
    <w:rsid w:val="007975B0"/>
    <w:rsid w:val="00797DD1"/>
    <w:rsid w:val="007A400E"/>
    <w:rsid w:val="007A4A21"/>
    <w:rsid w:val="007C0E25"/>
    <w:rsid w:val="007C167E"/>
    <w:rsid w:val="007C1A0E"/>
    <w:rsid w:val="007D3C94"/>
    <w:rsid w:val="007F59F7"/>
    <w:rsid w:val="0080696C"/>
    <w:rsid w:val="008123C3"/>
    <w:rsid w:val="00812B75"/>
    <w:rsid w:val="00831AAC"/>
    <w:rsid w:val="00832F93"/>
    <w:rsid w:val="0083401E"/>
    <w:rsid w:val="008353E3"/>
    <w:rsid w:val="00841B5D"/>
    <w:rsid w:val="00850FC5"/>
    <w:rsid w:val="00853229"/>
    <w:rsid w:val="00877417"/>
    <w:rsid w:val="0088070B"/>
    <w:rsid w:val="00880F55"/>
    <w:rsid w:val="0088286B"/>
    <w:rsid w:val="00884D28"/>
    <w:rsid w:val="008A6843"/>
    <w:rsid w:val="008B083F"/>
    <w:rsid w:val="008B259F"/>
    <w:rsid w:val="008B4423"/>
    <w:rsid w:val="008D51A1"/>
    <w:rsid w:val="008D7525"/>
    <w:rsid w:val="008E1482"/>
    <w:rsid w:val="008E55E0"/>
    <w:rsid w:val="00902215"/>
    <w:rsid w:val="00914A2E"/>
    <w:rsid w:val="00914E27"/>
    <w:rsid w:val="0092793B"/>
    <w:rsid w:val="00947DCF"/>
    <w:rsid w:val="00963C0C"/>
    <w:rsid w:val="009762C6"/>
    <w:rsid w:val="00977D51"/>
    <w:rsid w:val="00986E33"/>
    <w:rsid w:val="0099694B"/>
    <w:rsid w:val="009A66C9"/>
    <w:rsid w:val="009B15E6"/>
    <w:rsid w:val="009B1D26"/>
    <w:rsid w:val="009C09D1"/>
    <w:rsid w:val="009C22D4"/>
    <w:rsid w:val="009C57B1"/>
    <w:rsid w:val="009C6532"/>
    <w:rsid w:val="009C72E1"/>
    <w:rsid w:val="009D0E0B"/>
    <w:rsid w:val="009D5B7B"/>
    <w:rsid w:val="009E6483"/>
    <w:rsid w:val="009E7371"/>
    <w:rsid w:val="00A01081"/>
    <w:rsid w:val="00A03BC4"/>
    <w:rsid w:val="00A22E74"/>
    <w:rsid w:val="00A37CF1"/>
    <w:rsid w:val="00A434D4"/>
    <w:rsid w:val="00A62CCC"/>
    <w:rsid w:val="00A6300C"/>
    <w:rsid w:val="00A64FBF"/>
    <w:rsid w:val="00A723B6"/>
    <w:rsid w:val="00A743E3"/>
    <w:rsid w:val="00A7629D"/>
    <w:rsid w:val="00A9530E"/>
    <w:rsid w:val="00A972F5"/>
    <w:rsid w:val="00AB4719"/>
    <w:rsid w:val="00AB4E8E"/>
    <w:rsid w:val="00AB7217"/>
    <w:rsid w:val="00AD6DCB"/>
    <w:rsid w:val="00AE28A0"/>
    <w:rsid w:val="00AF634B"/>
    <w:rsid w:val="00B21396"/>
    <w:rsid w:val="00B31202"/>
    <w:rsid w:val="00B47322"/>
    <w:rsid w:val="00B56931"/>
    <w:rsid w:val="00B62F35"/>
    <w:rsid w:val="00B6396D"/>
    <w:rsid w:val="00B65E7B"/>
    <w:rsid w:val="00B710B3"/>
    <w:rsid w:val="00B77ADB"/>
    <w:rsid w:val="00B77FA4"/>
    <w:rsid w:val="00B844CF"/>
    <w:rsid w:val="00B84FDF"/>
    <w:rsid w:val="00B902A7"/>
    <w:rsid w:val="00BB23C8"/>
    <w:rsid w:val="00BB2B40"/>
    <w:rsid w:val="00BC34D0"/>
    <w:rsid w:val="00BC5070"/>
    <w:rsid w:val="00BC55CA"/>
    <w:rsid w:val="00BD0A47"/>
    <w:rsid w:val="00BD4309"/>
    <w:rsid w:val="00BE35A0"/>
    <w:rsid w:val="00BE7FF1"/>
    <w:rsid w:val="00BF27A2"/>
    <w:rsid w:val="00BF3612"/>
    <w:rsid w:val="00BF3791"/>
    <w:rsid w:val="00BF5C02"/>
    <w:rsid w:val="00BF608E"/>
    <w:rsid w:val="00C03F9D"/>
    <w:rsid w:val="00C07AFE"/>
    <w:rsid w:val="00C217AD"/>
    <w:rsid w:val="00C22B2A"/>
    <w:rsid w:val="00C248AD"/>
    <w:rsid w:val="00C24FF1"/>
    <w:rsid w:val="00C27D5C"/>
    <w:rsid w:val="00C31499"/>
    <w:rsid w:val="00C41163"/>
    <w:rsid w:val="00C47218"/>
    <w:rsid w:val="00C51EF2"/>
    <w:rsid w:val="00C55CED"/>
    <w:rsid w:val="00C66594"/>
    <w:rsid w:val="00C670E5"/>
    <w:rsid w:val="00C743E8"/>
    <w:rsid w:val="00C85549"/>
    <w:rsid w:val="00C949FC"/>
    <w:rsid w:val="00C95EC4"/>
    <w:rsid w:val="00CA3857"/>
    <w:rsid w:val="00CB1C89"/>
    <w:rsid w:val="00CD061D"/>
    <w:rsid w:val="00CD7F97"/>
    <w:rsid w:val="00CF324B"/>
    <w:rsid w:val="00CF79E2"/>
    <w:rsid w:val="00CF7A00"/>
    <w:rsid w:val="00D2718B"/>
    <w:rsid w:val="00D3630C"/>
    <w:rsid w:val="00D36F1F"/>
    <w:rsid w:val="00D37D09"/>
    <w:rsid w:val="00D602C8"/>
    <w:rsid w:val="00D80155"/>
    <w:rsid w:val="00D8536B"/>
    <w:rsid w:val="00D962C7"/>
    <w:rsid w:val="00DA249F"/>
    <w:rsid w:val="00DA2814"/>
    <w:rsid w:val="00DA47DA"/>
    <w:rsid w:val="00DB01B1"/>
    <w:rsid w:val="00DB270E"/>
    <w:rsid w:val="00DB626E"/>
    <w:rsid w:val="00DD2914"/>
    <w:rsid w:val="00DD630A"/>
    <w:rsid w:val="00DE251D"/>
    <w:rsid w:val="00DE7A25"/>
    <w:rsid w:val="00DF63FF"/>
    <w:rsid w:val="00E05C42"/>
    <w:rsid w:val="00E1174A"/>
    <w:rsid w:val="00E11FF4"/>
    <w:rsid w:val="00E14F85"/>
    <w:rsid w:val="00E270F6"/>
    <w:rsid w:val="00E3646A"/>
    <w:rsid w:val="00E40C6F"/>
    <w:rsid w:val="00E43BCD"/>
    <w:rsid w:val="00E62447"/>
    <w:rsid w:val="00E75FFC"/>
    <w:rsid w:val="00E818CF"/>
    <w:rsid w:val="00E869B7"/>
    <w:rsid w:val="00EB0E1E"/>
    <w:rsid w:val="00EC1B5B"/>
    <w:rsid w:val="00EC294A"/>
    <w:rsid w:val="00ED3B80"/>
    <w:rsid w:val="00ED57B0"/>
    <w:rsid w:val="00ED5D28"/>
    <w:rsid w:val="00ED75A3"/>
    <w:rsid w:val="00EE3FEC"/>
    <w:rsid w:val="00EE4332"/>
    <w:rsid w:val="00EF0FE5"/>
    <w:rsid w:val="00F13E90"/>
    <w:rsid w:val="00F1493E"/>
    <w:rsid w:val="00F27FD3"/>
    <w:rsid w:val="00F63572"/>
    <w:rsid w:val="00F65612"/>
    <w:rsid w:val="00F944E7"/>
    <w:rsid w:val="00FA15DB"/>
    <w:rsid w:val="00FC44EC"/>
    <w:rsid w:val="00FD6752"/>
    <w:rsid w:val="00FE456C"/>
    <w:rsid w:val="00FE6226"/>
    <w:rsid w:val="00FF7CE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E4AB58"/>
  <w15:docId w15:val="{D0A4CF7C-AC25-4147-BF61-EC33C144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29D"/>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DBC"/>
    <w:pPr>
      <w:ind w:left="720"/>
      <w:contextualSpacing/>
    </w:pPr>
  </w:style>
  <w:style w:type="paragraph" w:customStyle="1" w:styleId="Default">
    <w:name w:val="Default"/>
    <w:rsid w:val="0016670A"/>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FootnoteText">
    <w:name w:val="footnote text"/>
    <w:basedOn w:val="Normal"/>
    <w:link w:val="FootnoteTextChar"/>
    <w:semiHidden/>
    <w:rsid w:val="0016670A"/>
    <w:pPr>
      <w:overflowPunct w:val="0"/>
      <w:autoSpaceDE w:val="0"/>
      <w:autoSpaceDN w:val="0"/>
      <w:adjustRightInd w:val="0"/>
      <w:spacing w:after="0" w:line="240" w:lineRule="auto"/>
      <w:textAlignment w:val="baseline"/>
    </w:pPr>
    <w:rPr>
      <w:rFonts w:ascii="Arial" w:eastAsia="Times New Roman" w:hAnsi="Arial"/>
      <w:sz w:val="20"/>
      <w:szCs w:val="20"/>
      <w:lang w:val="es-ES_tradnl" w:eastAsia="es-ES"/>
    </w:rPr>
  </w:style>
  <w:style w:type="character" w:customStyle="1" w:styleId="FootnoteTextChar">
    <w:name w:val="Footnote Text Char"/>
    <w:basedOn w:val="DefaultParagraphFont"/>
    <w:link w:val="FootnoteText"/>
    <w:semiHidden/>
    <w:rsid w:val="0016670A"/>
    <w:rPr>
      <w:rFonts w:ascii="Arial" w:eastAsia="Times New Roman" w:hAnsi="Arial" w:cs="Times New Roman"/>
      <w:sz w:val="20"/>
      <w:szCs w:val="20"/>
      <w:lang w:val="es-ES_tradnl" w:eastAsia="es-ES"/>
    </w:rPr>
  </w:style>
  <w:style w:type="character" w:styleId="FootnoteReference">
    <w:name w:val="footnote reference"/>
    <w:uiPriority w:val="99"/>
    <w:semiHidden/>
    <w:rsid w:val="0016670A"/>
    <w:rPr>
      <w:vertAlign w:val="superscript"/>
    </w:rPr>
  </w:style>
  <w:style w:type="paragraph" w:styleId="Header">
    <w:name w:val="header"/>
    <w:basedOn w:val="Normal"/>
    <w:link w:val="HeaderChar"/>
    <w:uiPriority w:val="99"/>
    <w:unhideWhenUsed/>
    <w:rsid w:val="00240B85"/>
    <w:pPr>
      <w:tabs>
        <w:tab w:val="center" w:pos="4419"/>
        <w:tab w:val="right" w:pos="8838"/>
      </w:tabs>
      <w:spacing w:after="0" w:line="240" w:lineRule="auto"/>
    </w:pPr>
  </w:style>
  <w:style w:type="character" w:customStyle="1" w:styleId="HeaderChar">
    <w:name w:val="Header Char"/>
    <w:basedOn w:val="DefaultParagraphFont"/>
    <w:link w:val="Header"/>
    <w:uiPriority w:val="99"/>
    <w:rsid w:val="00240B85"/>
  </w:style>
  <w:style w:type="paragraph" w:styleId="Footer">
    <w:name w:val="footer"/>
    <w:basedOn w:val="Normal"/>
    <w:link w:val="FooterChar"/>
    <w:uiPriority w:val="99"/>
    <w:unhideWhenUsed/>
    <w:rsid w:val="00240B85"/>
    <w:pPr>
      <w:tabs>
        <w:tab w:val="center" w:pos="4419"/>
        <w:tab w:val="right" w:pos="8838"/>
      </w:tabs>
      <w:spacing w:after="0" w:line="240" w:lineRule="auto"/>
    </w:pPr>
  </w:style>
  <w:style w:type="character" w:customStyle="1" w:styleId="FooterChar">
    <w:name w:val="Footer Char"/>
    <w:basedOn w:val="DefaultParagraphFont"/>
    <w:link w:val="Footer"/>
    <w:uiPriority w:val="99"/>
    <w:rsid w:val="00240B85"/>
  </w:style>
  <w:style w:type="paragraph" w:styleId="BalloonText">
    <w:name w:val="Balloon Text"/>
    <w:basedOn w:val="Normal"/>
    <w:link w:val="BalloonTextChar"/>
    <w:uiPriority w:val="99"/>
    <w:semiHidden/>
    <w:unhideWhenUsed/>
    <w:rsid w:val="00240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B85"/>
    <w:rPr>
      <w:rFonts w:ascii="Tahoma" w:hAnsi="Tahoma" w:cs="Tahoma"/>
      <w:sz w:val="16"/>
      <w:szCs w:val="16"/>
    </w:rPr>
  </w:style>
  <w:style w:type="character" w:customStyle="1" w:styleId="apple-style-span">
    <w:name w:val="apple-style-span"/>
    <w:basedOn w:val="DefaultParagraphFont"/>
    <w:rsid w:val="00914A2E"/>
  </w:style>
  <w:style w:type="character" w:styleId="CommentReference">
    <w:name w:val="annotation reference"/>
    <w:basedOn w:val="DefaultParagraphFont"/>
    <w:uiPriority w:val="99"/>
    <w:semiHidden/>
    <w:unhideWhenUsed/>
    <w:rsid w:val="00B31202"/>
    <w:rPr>
      <w:sz w:val="16"/>
      <w:szCs w:val="16"/>
    </w:rPr>
  </w:style>
  <w:style w:type="paragraph" w:styleId="CommentText">
    <w:name w:val="annotation text"/>
    <w:basedOn w:val="Normal"/>
    <w:link w:val="CommentTextChar"/>
    <w:uiPriority w:val="99"/>
    <w:unhideWhenUsed/>
    <w:rsid w:val="00B31202"/>
    <w:pPr>
      <w:spacing w:line="240" w:lineRule="auto"/>
    </w:pPr>
    <w:rPr>
      <w:sz w:val="20"/>
      <w:szCs w:val="20"/>
    </w:rPr>
  </w:style>
  <w:style w:type="character" w:customStyle="1" w:styleId="CommentTextChar">
    <w:name w:val="Comment Text Char"/>
    <w:basedOn w:val="DefaultParagraphFont"/>
    <w:link w:val="CommentText"/>
    <w:uiPriority w:val="99"/>
    <w:rsid w:val="00B31202"/>
    <w:rPr>
      <w:sz w:val="20"/>
      <w:szCs w:val="20"/>
    </w:rPr>
  </w:style>
  <w:style w:type="paragraph" w:styleId="CommentSubject">
    <w:name w:val="annotation subject"/>
    <w:basedOn w:val="CommentText"/>
    <w:next w:val="CommentText"/>
    <w:link w:val="CommentSubjectChar"/>
    <w:uiPriority w:val="99"/>
    <w:semiHidden/>
    <w:unhideWhenUsed/>
    <w:rsid w:val="00B31202"/>
    <w:rPr>
      <w:b/>
      <w:bCs/>
    </w:rPr>
  </w:style>
  <w:style w:type="character" w:customStyle="1" w:styleId="CommentSubjectChar">
    <w:name w:val="Comment Subject Char"/>
    <w:basedOn w:val="CommentTextChar"/>
    <w:link w:val="CommentSubject"/>
    <w:uiPriority w:val="99"/>
    <w:semiHidden/>
    <w:rsid w:val="00B31202"/>
    <w:rPr>
      <w:b/>
      <w:bCs/>
      <w:sz w:val="20"/>
      <w:szCs w:val="20"/>
    </w:rPr>
  </w:style>
  <w:style w:type="character" w:styleId="Hyperlink">
    <w:name w:val="Hyperlink"/>
    <w:basedOn w:val="DefaultParagraphFont"/>
    <w:uiPriority w:val="99"/>
    <w:unhideWhenUsed/>
    <w:rsid w:val="00240617"/>
    <w:rPr>
      <w:color w:val="0000FF" w:themeColor="hyperlink"/>
      <w:u w:val="single"/>
    </w:rPr>
  </w:style>
  <w:style w:type="paragraph" w:styleId="Revision">
    <w:name w:val="Revision"/>
    <w:hidden/>
    <w:uiPriority w:val="99"/>
    <w:semiHidden/>
    <w:rsid w:val="00C66594"/>
    <w:pPr>
      <w:spacing w:after="0" w:line="240" w:lineRule="auto"/>
    </w:pPr>
  </w:style>
  <w:style w:type="character" w:customStyle="1" w:styleId="apple-converted-space">
    <w:name w:val="apple-converted-space"/>
    <w:basedOn w:val="DefaultParagraphFont"/>
    <w:rsid w:val="00977D51"/>
  </w:style>
  <w:style w:type="paragraph" w:styleId="EndnoteText">
    <w:name w:val="endnote text"/>
    <w:basedOn w:val="Normal"/>
    <w:link w:val="EndnoteTextChar"/>
    <w:uiPriority w:val="99"/>
    <w:semiHidden/>
    <w:unhideWhenUsed/>
    <w:rsid w:val="00EB0E1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0E1E"/>
    <w:rPr>
      <w:sz w:val="20"/>
      <w:szCs w:val="20"/>
    </w:rPr>
  </w:style>
  <w:style w:type="character" w:styleId="EndnoteReference">
    <w:name w:val="endnote reference"/>
    <w:basedOn w:val="DefaultParagraphFont"/>
    <w:uiPriority w:val="99"/>
    <w:semiHidden/>
    <w:unhideWhenUsed/>
    <w:rsid w:val="00EB0E1E"/>
    <w:rPr>
      <w:vertAlign w:val="superscript"/>
    </w:rPr>
  </w:style>
  <w:style w:type="table" w:styleId="LightList">
    <w:name w:val="Light List"/>
    <w:basedOn w:val="TableNormal"/>
    <w:uiPriority w:val="61"/>
    <w:rsid w:val="00C3149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C31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eNormal"/>
    <w:next w:val="TableGrid"/>
    <w:uiPriority w:val="59"/>
    <w:rsid w:val="002A4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319">
      <w:bodyDiv w:val="1"/>
      <w:marLeft w:val="0"/>
      <w:marRight w:val="0"/>
      <w:marTop w:val="0"/>
      <w:marBottom w:val="0"/>
      <w:divBdr>
        <w:top w:val="none" w:sz="0" w:space="0" w:color="auto"/>
        <w:left w:val="none" w:sz="0" w:space="0" w:color="auto"/>
        <w:bottom w:val="none" w:sz="0" w:space="0" w:color="auto"/>
        <w:right w:val="none" w:sz="0" w:space="0" w:color="auto"/>
      </w:divBdr>
    </w:div>
    <w:div w:id="41100087">
      <w:bodyDiv w:val="1"/>
      <w:marLeft w:val="0"/>
      <w:marRight w:val="0"/>
      <w:marTop w:val="0"/>
      <w:marBottom w:val="0"/>
      <w:divBdr>
        <w:top w:val="none" w:sz="0" w:space="0" w:color="auto"/>
        <w:left w:val="none" w:sz="0" w:space="0" w:color="auto"/>
        <w:bottom w:val="none" w:sz="0" w:space="0" w:color="auto"/>
        <w:right w:val="none" w:sz="0" w:space="0" w:color="auto"/>
      </w:divBdr>
      <w:divsChild>
        <w:div w:id="1268076801">
          <w:marLeft w:val="0"/>
          <w:marRight w:val="0"/>
          <w:marTop w:val="0"/>
          <w:marBottom w:val="0"/>
          <w:divBdr>
            <w:top w:val="none" w:sz="0" w:space="0" w:color="auto"/>
            <w:left w:val="none" w:sz="0" w:space="0" w:color="auto"/>
            <w:bottom w:val="none" w:sz="0" w:space="0" w:color="auto"/>
            <w:right w:val="none" w:sz="0" w:space="0" w:color="auto"/>
          </w:divBdr>
        </w:div>
        <w:div w:id="837891036">
          <w:marLeft w:val="0"/>
          <w:marRight w:val="0"/>
          <w:marTop w:val="0"/>
          <w:marBottom w:val="0"/>
          <w:divBdr>
            <w:top w:val="none" w:sz="0" w:space="0" w:color="auto"/>
            <w:left w:val="none" w:sz="0" w:space="0" w:color="auto"/>
            <w:bottom w:val="none" w:sz="0" w:space="0" w:color="auto"/>
            <w:right w:val="none" w:sz="0" w:space="0" w:color="auto"/>
          </w:divBdr>
        </w:div>
        <w:div w:id="167334135">
          <w:marLeft w:val="0"/>
          <w:marRight w:val="0"/>
          <w:marTop w:val="0"/>
          <w:marBottom w:val="0"/>
          <w:divBdr>
            <w:top w:val="none" w:sz="0" w:space="0" w:color="auto"/>
            <w:left w:val="none" w:sz="0" w:space="0" w:color="auto"/>
            <w:bottom w:val="none" w:sz="0" w:space="0" w:color="auto"/>
            <w:right w:val="none" w:sz="0" w:space="0" w:color="auto"/>
          </w:divBdr>
        </w:div>
        <w:div w:id="916397735">
          <w:marLeft w:val="0"/>
          <w:marRight w:val="0"/>
          <w:marTop w:val="0"/>
          <w:marBottom w:val="0"/>
          <w:divBdr>
            <w:top w:val="none" w:sz="0" w:space="0" w:color="auto"/>
            <w:left w:val="none" w:sz="0" w:space="0" w:color="auto"/>
            <w:bottom w:val="none" w:sz="0" w:space="0" w:color="auto"/>
            <w:right w:val="none" w:sz="0" w:space="0" w:color="auto"/>
          </w:divBdr>
        </w:div>
      </w:divsChild>
    </w:div>
    <w:div w:id="397166928">
      <w:bodyDiv w:val="1"/>
      <w:marLeft w:val="0"/>
      <w:marRight w:val="0"/>
      <w:marTop w:val="0"/>
      <w:marBottom w:val="0"/>
      <w:divBdr>
        <w:top w:val="none" w:sz="0" w:space="0" w:color="auto"/>
        <w:left w:val="none" w:sz="0" w:space="0" w:color="auto"/>
        <w:bottom w:val="none" w:sz="0" w:space="0" w:color="auto"/>
        <w:right w:val="none" w:sz="0" w:space="0" w:color="auto"/>
      </w:divBdr>
    </w:div>
    <w:div w:id="501438018">
      <w:bodyDiv w:val="1"/>
      <w:marLeft w:val="0"/>
      <w:marRight w:val="0"/>
      <w:marTop w:val="0"/>
      <w:marBottom w:val="0"/>
      <w:divBdr>
        <w:top w:val="none" w:sz="0" w:space="0" w:color="auto"/>
        <w:left w:val="none" w:sz="0" w:space="0" w:color="auto"/>
        <w:bottom w:val="none" w:sz="0" w:space="0" w:color="auto"/>
        <w:right w:val="none" w:sz="0" w:space="0" w:color="auto"/>
      </w:divBdr>
      <w:divsChild>
        <w:div w:id="421727965">
          <w:marLeft w:val="0"/>
          <w:marRight w:val="0"/>
          <w:marTop w:val="0"/>
          <w:marBottom w:val="0"/>
          <w:divBdr>
            <w:top w:val="none" w:sz="0" w:space="0" w:color="auto"/>
            <w:left w:val="none" w:sz="0" w:space="0" w:color="auto"/>
            <w:bottom w:val="none" w:sz="0" w:space="0" w:color="auto"/>
            <w:right w:val="none" w:sz="0" w:space="0" w:color="auto"/>
          </w:divBdr>
        </w:div>
        <w:div w:id="1298685058">
          <w:marLeft w:val="0"/>
          <w:marRight w:val="0"/>
          <w:marTop w:val="0"/>
          <w:marBottom w:val="0"/>
          <w:divBdr>
            <w:top w:val="none" w:sz="0" w:space="0" w:color="auto"/>
            <w:left w:val="none" w:sz="0" w:space="0" w:color="auto"/>
            <w:bottom w:val="none" w:sz="0" w:space="0" w:color="auto"/>
            <w:right w:val="none" w:sz="0" w:space="0" w:color="auto"/>
          </w:divBdr>
        </w:div>
        <w:div w:id="182715687">
          <w:marLeft w:val="0"/>
          <w:marRight w:val="0"/>
          <w:marTop w:val="0"/>
          <w:marBottom w:val="0"/>
          <w:divBdr>
            <w:top w:val="none" w:sz="0" w:space="0" w:color="auto"/>
            <w:left w:val="none" w:sz="0" w:space="0" w:color="auto"/>
            <w:bottom w:val="none" w:sz="0" w:space="0" w:color="auto"/>
            <w:right w:val="none" w:sz="0" w:space="0" w:color="auto"/>
          </w:divBdr>
        </w:div>
        <w:div w:id="807430943">
          <w:marLeft w:val="0"/>
          <w:marRight w:val="0"/>
          <w:marTop w:val="0"/>
          <w:marBottom w:val="0"/>
          <w:divBdr>
            <w:top w:val="none" w:sz="0" w:space="0" w:color="auto"/>
            <w:left w:val="none" w:sz="0" w:space="0" w:color="auto"/>
            <w:bottom w:val="none" w:sz="0" w:space="0" w:color="auto"/>
            <w:right w:val="none" w:sz="0" w:space="0" w:color="auto"/>
          </w:divBdr>
        </w:div>
      </w:divsChild>
    </w:div>
    <w:div w:id="1060979914">
      <w:bodyDiv w:val="1"/>
      <w:marLeft w:val="0"/>
      <w:marRight w:val="0"/>
      <w:marTop w:val="0"/>
      <w:marBottom w:val="0"/>
      <w:divBdr>
        <w:top w:val="none" w:sz="0" w:space="0" w:color="auto"/>
        <w:left w:val="none" w:sz="0" w:space="0" w:color="auto"/>
        <w:bottom w:val="none" w:sz="0" w:space="0" w:color="auto"/>
        <w:right w:val="none" w:sz="0" w:space="0" w:color="auto"/>
      </w:divBdr>
      <w:divsChild>
        <w:div w:id="1309436156">
          <w:marLeft w:val="0"/>
          <w:marRight w:val="0"/>
          <w:marTop w:val="0"/>
          <w:marBottom w:val="0"/>
          <w:divBdr>
            <w:top w:val="none" w:sz="0" w:space="0" w:color="auto"/>
            <w:left w:val="none" w:sz="0" w:space="0" w:color="auto"/>
            <w:bottom w:val="none" w:sz="0" w:space="0" w:color="auto"/>
            <w:right w:val="none" w:sz="0" w:space="0" w:color="auto"/>
          </w:divBdr>
        </w:div>
      </w:divsChild>
    </w:div>
    <w:div w:id="1063521775">
      <w:bodyDiv w:val="1"/>
      <w:marLeft w:val="0"/>
      <w:marRight w:val="0"/>
      <w:marTop w:val="0"/>
      <w:marBottom w:val="0"/>
      <w:divBdr>
        <w:top w:val="none" w:sz="0" w:space="0" w:color="auto"/>
        <w:left w:val="none" w:sz="0" w:space="0" w:color="auto"/>
        <w:bottom w:val="none" w:sz="0" w:space="0" w:color="auto"/>
        <w:right w:val="none" w:sz="0" w:space="0" w:color="auto"/>
      </w:divBdr>
    </w:div>
    <w:div w:id="1070155759">
      <w:bodyDiv w:val="1"/>
      <w:marLeft w:val="0"/>
      <w:marRight w:val="0"/>
      <w:marTop w:val="0"/>
      <w:marBottom w:val="0"/>
      <w:divBdr>
        <w:top w:val="none" w:sz="0" w:space="0" w:color="auto"/>
        <w:left w:val="none" w:sz="0" w:space="0" w:color="auto"/>
        <w:bottom w:val="none" w:sz="0" w:space="0" w:color="auto"/>
        <w:right w:val="none" w:sz="0" w:space="0" w:color="auto"/>
      </w:divBdr>
      <w:divsChild>
        <w:div w:id="1079981989">
          <w:marLeft w:val="0"/>
          <w:marRight w:val="0"/>
          <w:marTop w:val="0"/>
          <w:marBottom w:val="0"/>
          <w:divBdr>
            <w:top w:val="none" w:sz="0" w:space="0" w:color="auto"/>
            <w:left w:val="none" w:sz="0" w:space="0" w:color="auto"/>
            <w:bottom w:val="none" w:sz="0" w:space="0" w:color="auto"/>
            <w:right w:val="none" w:sz="0" w:space="0" w:color="auto"/>
          </w:divBdr>
        </w:div>
      </w:divsChild>
    </w:div>
    <w:div w:id="1148084294">
      <w:bodyDiv w:val="1"/>
      <w:marLeft w:val="0"/>
      <w:marRight w:val="0"/>
      <w:marTop w:val="0"/>
      <w:marBottom w:val="0"/>
      <w:divBdr>
        <w:top w:val="none" w:sz="0" w:space="0" w:color="auto"/>
        <w:left w:val="none" w:sz="0" w:space="0" w:color="auto"/>
        <w:bottom w:val="none" w:sz="0" w:space="0" w:color="auto"/>
        <w:right w:val="none" w:sz="0" w:space="0" w:color="auto"/>
      </w:divBdr>
    </w:div>
    <w:div w:id="1172834421">
      <w:bodyDiv w:val="1"/>
      <w:marLeft w:val="0"/>
      <w:marRight w:val="0"/>
      <w:marTop w:val="0"/>
      <w:marBottom w:val="0"/>
      <w:divBdr>
        <w:top w:val="none" w:sz="0" w:space="0" w:color="auto"/>
        <w:left w:val="none" w:sz="0" w:space="0" w:color="auto"/>
        <w:bottom w:val="none" w:sz="0" w:space="0" w:color="auto"/>
        <w:right w:val="none" w:sz="0" w:space="0" w:color="auto"/>
      </w:divBdr>
      <w:divsChild>
        <w:div w:id="1505433517">
          <w:marLeft w:val="0"/>
          <w:marRight w:val="0"/>
          <w:marTop w:val="0"/>
          <w:marBottom w:val="0"/>
          <w:divBdr>
            <w:top w:val="none" w:sz="0" w:space="0" w:color="auto"/>
            <w:left w:val="none" w:sz="0" w:space="0" w:color="auto"/>
            <w:bottom w:val="none" w:sz="0" w:space="0" w:color="auto"/>
            <w:right w:val="none" w:sz="0" w:space="0" w:color="auto"/>
          </w:divBdr>
        </w:div>
        <w:div w:id="1387486901">
          <w:marLeft w:val="0"/>
          <w:marRight w:val="0"/>
          <w:marTop w:val="0"/>
          <w:marBottom w:val="0"/>
          <w:divBdr>
            <w:top w:val="none" w:sz="0" w:space="0" w:color="auto"/>
            <w:left w:val="none" w:sz="0" w:space="0" w:color="auto"/>
            <w:bottom w:val="none" w:sz="0" w:space="0" w:color="auto"/>
            <w:right w:val="none" w:sz="0" w:space="0" w:color="auto"/>
          </w:divBdr>
        </w:div>
        <w:div w:id="1673948522">
          <w:marLeft w:val="0"/>
          <w:marRight w:val="0"/>
          <w:marTop w:val="0"/>
          <w:marBottom w:val="0"/>
          <w:divBdr>
            <w:top w:val="none" w:sz="0" w:space="0" w:color="auto"/>
            <w:left w:val="none" w:sz="0" w:space="0" w:color="auto"/>
            <w:bottom w:val="none" w:sz="0" w:space="0" w:color="auto"/>
            <w:right w:val="none" w:sz="0" w:space="0" w:color="auto"/>
          </w:divBdr>
        </w:div>
        <w:div w:id="360669669">
          <w:marLeft w:val="0"/>
          <w:marRight w:val="0"/>
          <w:marTop w:val="0"/>
          <w:marBottom w:val="0"/>
          <w:divBdr>
            <w:top w:val="none" w:sz="0" w:space="0" w:color="auto"/>
            <w:left w:val="none" w:sz="0" w:space="0" w:color="auto"/>
            <w:bottom w:val="none" w:sz="0" w:space="0" w:color="auto"/>
            <w:right w:val="none" w:sz="0" w:space="0" w:color="auto"/>
          </w:divBdr>
        </w:div>
      </w:divsChild>
    </w:div>
    <w:div w:id="1271474449">
      <w:bodyDiv w:val="1"/>
      <w:marLeft w:val="0"/>
      <w:marRight w:val="0"/>
      <w:marTop w:val="0"/>
      <w:marBottom w:val="0"/>
      <w:divBdr>
        <w:top w:val="none" w:sz="0" w:space="0" w:color="auto"/>
        <w:left w:val="none" w:sz="0" w:space="0" w:color="auto"/>
        <w:bottom w:val="none" w:sz="0" w:space="0" w:color="auto"/>
        <w:right w:val="none" w:sz="0" w:space="0" w:color="auto"/>
      </w:divBdr>
    </w:div>
    <w:div w:id="1301887127">
      <w:bodyDiv w:val="1"/>
      <w:marLeft w:val="0"/>
      <w:marRight w:val="0"/>
      <w:marTop w:val="0"/>
      <w:marBottom w:val="0"/>
      <w:divBdr>
        <w:top w:val="none" w:sz="0" w:space="0" w:color="auto"/>
        <w:left w:val="none" w:sz="0" w:space="0" w:color="auto"/>
        <w:bottom w:val="none" w:sz="0" w:space="0" w:color="auto"/>
        <w:right w:val="none" w:sz="0" w:space="0" w:color="auto"/>
      </w:divBdr>
      <w:divsChild>
        <w:div w:id="1816995693">
          <w:marLeft w:val="0"/>
          <w:marRight w:val="0"/>
          <w:marTop w:val="0"/>
          <w:marBottom w:val="0"/>
          <w:divBdr>
            <w:top w:val="none" w:sz="0" w:space="0" w:color="auto"/>
            <w:left w:val="none" w:sz="0" w:space="0" w:color="auto"/>
            <w:bottom w:val="none" w:sz="0" w:space="0" w:color="auto"/>
            <w:right w:val="none" w:sz="0" w:space="0" w:color="auto"/>
          </w:divBdr>
        </w:div>
        <w:div w:id="391778850">
          <w:marLeft w:val="0"/>
          <w:marRight w:val="0"/>
          <w:marTop w:val="0"/>
          <w:marBottom w:val="0"/>
          <w:divBdr>
            <w:top w:val="none" w:sz="0" w:space="0" w:color="auto"/>
            <w:left w:val="none" w:sz="0" w:space="0" w:color="auto"/>
            <w:bottom w:val="none" w:sz="0" w:space="0" w:color="auto"/>
            <w:right w:val="none" w:sz="0" w:space="0" w:color="auto"/>
          </w:divBdr>
        </w:div>
        <w:div w:id="576862962">
          <w:marLeft w:val="0"/>
          <w:marRight w:val="0"/>
          <w:marTop w:val="0"/>
          <w:marBottom w:val="0"/>
          <w:divBdr>
            <w:top w:val="none" w:sz="0" w:space="0" w:color="auto"/>
            <w:left w:val="none" w:sz="0" w:space="0" w:color="auto"/>
            <w:bottom w:val="none" w:sz="0" w:space="0" w:color="auto"/>
            <w:right w:val="none" w:sz="0" w:space="0" w:color="auto"/>
          </w:divBdr>
        </w:div>
        <w:div w:id="1618172992">
          <w:marLeft w:val="0"/>
          <w:marRight w:val="0"/>
          <w:marTop w:val="0"/>
          <w:marBottom w:val="0"/>
          <w:divBdr>
            <w:top w:val="none" w:sz="0" w:space="0" w:color="auto"/>
            <w:left w:val="none" w:sz="0" w:space="0" w:color="auto"/>
            <w:bottom w:val="none" w:sz="0" w:space="0" w:color="auto"/>
            <w:right w:val="none" w:sz="0" w:space="0" w:color="auto"/>
          </w:divBdr>
        </w:div>
        <w:div w:id="789855871">
          <w:marLeft w:val="0"/>
          <w:marRight w:val="0"/>
          <w:marTop w:val="0"/>
          <w:marBottom w:val="0"/>
          <w:divBdr>
            <w:top w:val="none" w:sz="0" w:space="0" w:color="auto"/>
            <w:left w:val="none" w:sz="0" w:space="0" w:color="auto"/>
            <w:bottom w:val="none" w:sz="0" w:space="0" w:color="auto"/>
            <w:right w:val="none" w:sz="0" w:space="0" w:color="auto"/>
          </w:divBdr>
        </w:div>
        <w:div w:id="974144711">
          <w:marLeft w:val="0"/>
          <w:marRight w:val="0"/>
          <w:marTop w:val="0"/>
          <w:marBottom w:val="0"/>
          <w:divBdr>
            <w:top w:val="none" w:sz="0" w:space="0" w:color="auto"/>
            <w:left w:val="none" w:sz="0" w:space="0" w:color="auto"/>
            <w:bottom w:val="none" w:sz="0" w:space="0" w:color="auto"/>
            <w:right w:val="none" w:sz="0" w:space="0" w:color="auto"/>
          </w:divBdr>
        </w:div>
        <w:div w:id="281037895">
          <w:marLeft w:val="0"/>
          <w:marRight w:val="0"/>
          <w:marTop w:val="0"/>
          <w:marBottom w:val="0"/>
          <w:divBdr>
            <w:top w:val="none" w:sz="0" w:space="0" w:color="auto"/>
            <w:left w:val="none" w:sz="0" w:space="0" w:color="auto"/>
            <w:bottom w:val="none" w:sz="0" w:space="0" w:color="auto"/>
            <w:right w:val="none" w:sz="0" w:space="0" w:color="auto"/>
          </w:divBdr>
        </w:div>
      </w:divsChild>
    </w:div>
    <w:div w:id="1691104124">
      <w:bodyDiv w:val="1"/>
      <w:marLeft w:val="0"/>
      <w:marRight w:val="0"/>
      <w:marTop w:val="0"/>
      <w:marBottom w:val="0"/>
      <w:divBdr>
        <w:top w:val="none" w:sz="0" w:space="0" w:color="auto"/>
        <w:left w:val="none" w:sz="0" w:space="0" w:color="auto"/>
        <w:bottom w:val="none" w:sz="0" w:space="0" w:color="auto"/>
        <w:right w:val="none" w:sz="0" w:space="0" w:color="auto"/>
      </w:divBdr>
      <w:divsChild>
        <w:div w:id="949779187">
          <w:marLeft w:val="0"/>
          <w:marRight w:val="0"/>
          <w:marTop w:val="0"/>
          <w:marBottom w:val="0"/>
          <w:divBdr>
            <w:top w:val="none" w:sz="0" w:space="0" w:color="auto"/>
            <w:left w:val="none" w:sz="0" w:space="0" w:color="auto"/>
            <w:bottom w:val="none" w:sz="0" w:space="0" w:color="auto"/>
            <w:right w:val="none" w:sz="0" w:space="0" w:color="auto"/>
          </w:divBdr>
        </w:div>
      </w:divsChild>
    </w:div>
    <w:div w:id="2047829403">
      <w:bodyDiv w:val="1"/>
      <w:marLeft w:val="0"/>
      <w:marRight w:val="0"/>
      <w:marTop w:val="0"/>
      <w:marBottom w:val="0"/>
      <w:divBdr>
        <w:top w:val="none" w:sz="0" w:space="0" w:color="auto"/>
        <w:left w:val="none" w:sz="0" w:space="0" w:color="auto"/>
        <w:bottom w:val="none" w:sz="0" w:space="0" w:color="auto"/>
        <w:right w:val="none" w:sz="0" w:space="0" w:color="auto"/>
      </w:divBdr>
      <w:divsChild>
        <w:div w:id="1200313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A0F69-3878-415D-9CD5-A68958193846}">
  <ds:schemaRefs>
    <ds:schemaRef ds:uri="http://schemas.openxmlformats.org/officeDocument/2006/bibliography"/>
  </ds:schemaRefs>
</ds:datastoreItem>
</file>

<file path=customXml/itemProps2.xml><?xml version="1.0" encoding="utf-8"?>
<ds:datastoreItem xmlns:ds="http://schemas.openxmlformats.org/officeDocument/2006/customXml" ds:itemID="{A142F9D3-3743-4E2C-8451-047B2582603C}">
  <ds:schemaRefs>
    <ds:schemaRef ds:uri="http://schemas.openxmlformats.org/officeDocument/2006/bibliography"/>
  </ds:schemaRefs>
</ds:datastoreItem>
</file>

<file path=customXml/itemProps3.xml><?xml version="1.0" encoding="utf-8"?>
<ds:datastoreItem xmlns:ds="http://schemas.openxmlformats.org/officeDocument/2006/customXml" ds:itemID="{D10E6562-253C-4EF5-AA89-732C22FA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1017</Words>
  <Characters>5727</Characters>
  <Application>Microsoft Office Word</Application>
  <DocSecurity>0</DocSecurity>
  <Lines>318</Lines>
  <Paragraphs>134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Isabel Severino Hernandez</dc:creator>
  <cp:lastModifiedBy>Carlos Verdugo Rotella</cp:lastModifiedBy>
  <cp:revision>2</cp:revision>
  <cp:lastPrinted>2017-03-15T19:55:00Z</cp:lastPrinted>
  <dcterms:created xsi:type="dcterms:W3CDTF">2026-05-05T00:59:00Z</dcterms:created>
  <dcterms:modified xsi:type="dcterms:W3CDTF">2026-05-05T00:59:00Z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